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C8C91" w14:textId="77777777" w:rsidR="00D41776" w:rsidRDefault="00D41776">
      <w:pPr>
        <w:jc w:val="center"/>
        <w:rPr>
          <w:rFonts w:ascii="Times New Roman" w:hAnsi="Times New Roman" w:hint="eastAsia"/>
          <w:color w:val="000000"/>
          <w:szCs w:val="21"/>
          <w:shd w:val="clear" w:color="auto" w:fill="FFFFFF"/>
        </w:rPr>
      </w:pPr>
    </w:p>
    <w:p w14:paraId="6EB961C0" w14:textId="77777777" w:rsidR="00D41776" w:rsidRDefault="00D41776">
      <w:pPr>
        <w:numPr>
          <w:ins w:id="0" w:author="高琳:" w:date="2021-06-30T11:13:00Z"/>
        </w:numPr>
        <w:jc w:val="center"/>
        <w:rPr>
          <w:rFonts w:ascii="方正小标宋_GBK" w:eastAsia="方正小标宋_GBK" w:hAnsi="Times New Roman" w:hint="eastAsia"/>
          <w:color w:val="000000"/>
          <w:sz w:val="36"/>
          <w:szCs w:val="36"/>
          <w:shd w:val="clear" w:color="auto" w:fill="FFFFFF"/>
        </w:rPr>
      </w:pPr>
      <w:r>
        <w:rPr>
          <w:rFonts w:ascii="方正小标宋_GBK" w:eastAsia="方正小标宋_GBK" w:hAnsi="Times New Roman" w:hint="eastAsia"/>
          <w:color w:val="000000"/>
          <w:sz w:val="36"/>
          <w:szCs w:val="36"/>
          <w:shd w:val="clear" w:color="auto" w:fill="FFFFFF"/>
        </w:rPr>
        <w:t>赤潮灾害应急预案</w:t>
      </w:r>
    </w:p>
    <w:p w14:paraId="58E8031A" w14:textId="77777777" w:rsidR="00D41776" w:rsidRDefault="00D41776">
      <w:pPr>
        <w:numPr>
          <w:ins w:id="1" w:author="高琳:" w:date="2021-06-30T11:13:00Z"/>
        </w:numPr>
        <w:ind w:firstLine="560"/>
        <w:rPr>
          <w:rFonts w:ascii="Times New Roman" w:eastAsia="黑体" w:hAnsi="Times New Roman" w:hint="eastAsia"/>
          <w:sz w:val="32"/>
          <w:szCs w:val="32"/>
        </w:rPr>
      </w:pPr>
    </w:p>
    <w:p w14:paraId="57CBDC21" w14:textId="77777777" w:rsidR="00D41776" w:rsidRDefault="00D41776">
      <w:pPr>
        <w:ind w:firstLine="560"/>
        <w:rPr>
          <w:rFonts w:ascii="Times New Roman" w:eastAsia="仿宋_GB2312" w:hAnsi="Times New Roman"/>
          <w:color w:val="000000"/>
          <w:sz w:val="32"/>
          <w:szCs w:val="32"/>
        </w:rPr>
      </w:pPr>
      <w:r>
        <w:rPr>
          <w:rFonts w:ascii="Times New Roman" w:eastAsia="黑体" w:hAnsi="Times New Roman" w:hint="eastAsia"/>
          <w:sz w:val="32"/>
          <w:szCs w:val="32"/>
        </w:rPr>
        <w:t>一、总则</w:t>
      </w:r>
      <w:r>
        <w:rPr>
          <w:rFonts w:ascii="Times New Roman" w:eastAsia="仿宋_GB2312" w:hAnsi="Times New Roman" w:hint="eastAsia"/>
          <w:color w:val="000000"/>
          <w:sz w:val="28"/>
          <w:szCs w:val="28"/>
        </w:rPr>
        <w:br/>
      </w:r>
      <w:r>
        <w:rPr>
          <w:rFonts w:ascii="Times New Roman" w:eastAsia="楷体_GB2312" w:hAnsi="Times New Roman" w:hint="eastAsia"/>
          <w:color w:val="000000"/>
          <w:sz w:val="32"/>
          <w:szCs w:val="32"/>
        </w:rPr>
        <w:t xml:space="preserve">　　</w:t>
      </w:r>
      <w:r>
        <w:rPr>
          <w:rFonts w:ascii="Times New Roman" w:eastAsia="楷体_GB2312" w:hAnsi="Times New Roman" w:hint="eastAsia"/>
          <w:sz w:val="32"/>
          <w:szCs w:val="32"/>
        </w:rPr>
        <w:t>（一）</w:t>
      </w:r>
      <w:r>
        <w:rPr>
          <w:rFonts w:ascii="Times New Roman" w:eastAsia="楷体_GB2312" w:hAnsi="Times New Roman" w:hint="eastAsia"/>
          <w:color w:val="000000"/>
          <w:sz w:val="32"/>
          <w:szCs w:val="32"/>
        </w:rPr>
        <w:t>编制依据与目的</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rPr>
        <w:t>为切实履行赤潮灾害监测预警职责，保障公众身体健康和生命安全，依据《中华人民共和国海洋环境保护法》《中华人民共和国突发事件应对法》《国家突发公共事件总体应急预案》，制定本预案。</w:t>
      </w:r>
      <w:r>
        <w:rPr>
          <w:rFonts w:ascii="Times New Roman" w:eastAsia="仿宋_GB2312" w:hAnsi="Times New Roman" w:hint="eastAsia"/>
          <w:color w:val="000000"/>
          <w:sz w:val="32"/>
          <w:szCs w:val="32"/>
        </w:rPr>
        <w:br/>
      </w:r>
      <w:r>
        <w:rPr>
          <w:rFonts w:ascii="Times New Roman" w:eastAsia="楷体_GB2312" w:hAnsi="Times New Roman" w:hint="eastAsia"/>
          <w:color w:val="000000"/>
          <w:sz w:val="32"/>
          <w:szCs w:val="32"/>
        </w:rPr>
        <w:t xml:space="preserve">　　</w:t>
      </w:r>
      <w:r>
        <w:rPr>
          <w:rFonts w:ascii="Times New Roman" w:eastAsia="楷体_GB2312" w:hAnsi="Times New Roman" w:hint="eastAsia"/>
          <w:sz w:val="32"/>
          <w:szCs w:val="32"/>
        </w:rPr>
        <w:t>（二）</w:t>
      </w:r>
      <w:r>
        <w:rPr>
          <w:rFonts w:ascii="Times New Roman" w:eastAsia="楷体_GB2312" w:hAnsi="Times New Roman" w:hint="eastAsia"/>
          <w:color w:val="000000"/>
          <w:sz w:val="32"/>
          <w:szCs w:val="32"/>
        </w:rPr>
        <w:t>适用范围</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rPr>
        <w:t>本预案适用于</w:t>
      </w:r>
      <w:r>
        <w:rPr>
          <w:rFonts w:ascii="Times New Roman" w:eastAsia="仿宋_GB2312" w:hAnsi="Times New Roman" w:hint="eastAsia"/>
          <w:color w:val="000000"/>
          <w:sz w:val="32"/>
          <w:szCs w:val="32"/>
        </w:rPr>
        <w:t>各级</w:t>
      </w:r>
      <w:r>
        <w:rPr>
          <w:rFonts w:ascii="Times New Roman" w:eastAsia="仿宋_GB2312" w:hAnsi="Times New Roman" w:hint="eastAsia"/>
          <w:color w:val="000000"/>
          <w:sz w:val="32"/>
          <w:szCs w:val="32"/>
        </w:rPr>
        <w:t>自然资源（海洋）</w:t>
      </w:r>
      <w:r>
        <w:rPr>
          <w:rFonts w:ascii="Times New Roman" w:eastAsia="仿宋_GB2312" w:hAnsi="Times New Roman" w:hint="eastAsia"/>
          <w:color w:val="000000"/>
          <w:sz w:val="32"/>
          <w:szCs w:val="32"/>
        </w:rPr>
        <w:t>主管部门</w:t>
      </w:r>
      <w:r>
        <w:rPr>
          <w:rFonts w:ascii="Times New Roman" w:eastAsia="仿宋_GB2312" w:hAnsi="Times New Roman" w:hint="eastAsia"/>
          <w:color w:val="000000"/>
          <w:sz w:val="32"/>
          <w:szCs w:val="32"/>
        </w:rPr>
        <w:t>组织开展的赤潮灾害</w:t>
      </w:r>
      <w:r>
        <w:rPr>
          <w:rFonts w:ascii="Times New Roman" w:eastAsia="仿宋_GB2312" w:hAnsi="Times New Roman" w:hint="eastAsia"/>
          <w:sz w:val="32"/>
          <w:szCs w:val="32"/>
        </w:rPr>
        <w:t>监测、预警和灾害调查评估</w:t>
      </w:r>
      <w:r>
        <w:rPr>
          <w:rFonts w:ascii="Times New Roman" w:eastAsia="仿宋_GB2312" w:hAnsi="Times New Roman" w:hint="eastAsia"/>
          <w:color w:val="000000"/>
          <w:sz w:val="32"/>
          <w:szCs w:val="32"/>
        </w:rPr>
        <w:t>等工作。大型藻类</w:t>
      </w:r>
      <w:r>
        <w:rPr>
          <w:rFonts w:ascii="Times New Roman" w:eastAsia="仿宋_GB2312" w:hAnsi="Times New Roman" w:hint="eastAsia"/>
          <w:color w:val="000000"/>
          <w:sz w:val="32"/>
          <w:szCs w:val="32"/>
        </w:rPr>
        <w:t>大规模灾害性暴发的应急响应可参照本预案执行。</w:t>
      </w:r>
    </w:p>
    <w:p w14:paraId="42C8B61B" w14:textId="77777777" w:rsidR="00D41776" w:rsidRDefault="00D41776">
      <w:pPr>
        <w:ind w:firstLine="560"/>
        <w:rPr>
          <w:rFonts w:ascii="Times New Roman" w:eastAsia="仿宋_GB2312" w:hAnsi="Times New Roman"/>
          <w:color w:val="000000"/>
          <w:sz w:val="28"/>
          <w:szCs w:val="28"/>
          <w:shd w:val="clear" w:color="auto" w:fill="FFFFFF"/>
        </w:rPr>
      </w:pPr>
      <w:r>
        <w:rPr>
          <w:rFonts w:ascii="Times New Roman" w:eastAsia="黑体" w:hAnsi="Times New Roman" w:hint="eastAsia"/>
          <w:sz w:val="32"/>
          <w:szCs w:val="32"/>
        </w:rPr>
        <w:t>二、组织体系与职责</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rPr>
        <w:t>赤潮灾害监测、预警和灾害调查评估工作坚持统一领导、综合协调、分级负责、属地为主的组织管理原则。</w:t>
      </w:r>
      <w:r>
        <w:rPr>
          <w:rFonts w:ascii="Times New Roman" w:eastAsia="仿宋_GB2312" w:hAnsi="Times New Roman" w:hint="eastAsia"/>
          <w:color w:val="000000"/>
          <w:sz w:val="32"/>
          <w:szCs w:val="32"/>
        </w:rPr>
        <w:br/>
      </w:r>
      <w:r>
        <w:rPr>
          <w:rFonts w:ascii="Times New Roman" w:eastAsia="楷体_GB2312" w:hAnsi="Times New Roman" w:hint="eastAsia"/>
          <w:sz w:val="32"/>
          <w:szCs w:val="32"/>
        </w:rPr>
        <w:t xml:space="preserve">    </w:t>
      </w:r>
      <w:r>
        <w:rPr>
          <w:rFonts w:ascii="Times New Roman" w:eastAsia="楷体_GB2312" w:hAnsi="Times New Roman" w:hint="eastAsia"/>
          <w:color w:val="000000"/>
          <w:sz w:val="32"/>
          <w:szCs w:val="32"/>
        </w:rPr>
        <w:t>（一）自然资源部</w:t>
      </w:r>
    </w:p>
    <w:p w14:paraId="28FEF4AA" w14:textId="77777777" w:rsidR="00D41776" w:rsidRDefault="00D41776">
      <w:pPr>
        <w:ind w:firstLine="560"/>
        <w:rPr>
          <w:rFonts w:ascii="Times New Roman" w:eastAsia="仿宋_GB2312" w:hAnsi="Times New Roman"/>
          <w:sz w:val="32"/>
          <w:szCs w:val="32"/>
        </w:rPr>
      </w:pPr>
      <w:r>
        <w:rPr>
          <w:rFonts w:ascii="Times New Roman" w:eastAsia="仿宋_GB2312" w:hAnsi="Times New Roman" w:hint="eastAsia"/>
          <w:color w:val="000000"/>
          <w:sz w:val="32"/>
          <w:szCs w:val="32"/>
        </w:rPr>
        <w:t>负责全国赤潮灾害监测、预警和调查评估的组织协调和监督指导，</w:t>
      </w:r>
      <w:r>
        <w:rPr>
          <w:rFonts w:ascii="Times New Roman" w:eastAsia="仿宋_GB2312" w:hAnsi="Times New Roman" w:hint="eastAsia"/>
          <w:color w:val="000000"/>
          <w:sz w:val="32"/>
          <w:szCs w:val="32"/>
        </w:rPr>
        <w:t>向中共中央办公厅、国务院办公厅报送</w:t>
      </w:r>
      <w:r>
        <w:rPr>
          <w:rFonts w:ascii="Times New Roman" w:eastAsia="仿宋_GB2312" w:hAnsi="Times New Roman" w:hint="eastAsia"/>
          <w:color w:val="000000"/>
          <w:sz w:val="32"/>
          <w:szCs w:val="32"/>
        </w:rPr>
        <w:t>重大灾情</w:t>
      </w:r>
      <w:r>
        <w:rPr>
          <w:rFonts w:ascii="Times New Roman" w:eastAsia="仿宋_GB2312" w:hAnsi="Times New Roman" w:hint="eastAsia"/>
          <w:color w:val="000000"/>
          <w:sz w:val="32"/>
          <w:szCs w:val="32"/>
        </w:rPr>
        <w:t>信息</w:t>
      </w:r>
      <w:r>
        <w:rPr>
          <w:rFonts w:ascii="Times New Roman" w:eastAsia="仿宋_GB2312" w:hAnsi="Times New Roman" w:hint="eastAsia"/>
          <w:color w:val="000000"/>
          <w:sz w:val="32"/>
          <w:szCs w:val="32"/>
        </w:rPr>
        <w:t>，动态完善《赤潮灾害应急预案》。</w:t>
      </w:r>
    </w:p>
    <w:p w14:paraId="57FCE2D7" w14:textId="77777777" w:rsidR="00D41776" w:rsidRDefault="00D41776">
      <w:pPr>
        <w:numPr>
          <w:ilvl w:val="0"/>
          <w:numId w:val="1"/>
        </w:numPr>
        <w:ind w:firstLineChars="200" w:firstLine="640"/>
        <w:rPr>
          <w:rFonts w:ascii="Times New Roman" w:eastAsia="楷体_GB2312" w:hAnsi="Times New Roman"/>
          <w:sz w:val="32"/>
          <w:szCs w:val="32"/>
        </w:rPr>
      </w:pPr>
      <w:r>
        <w:rPr>
          <w:rFonts w:ascii="Times New Roman" w:eastAsia="楷体_GB2312" w:hAnsi="Times New Roman" w:hint="eastAsia"/>
          <w:color w:val="000000"/>
          <w:sz w:val="32"/>
          <w:szCs w:val="32"/>
        </w:rPr>
        <w:t>自然资源部海区局</w:t>
      </w:r>
      <w:r>
        <w:rPr>
          <w:rFonts w:ascii="Times New Roman" w:eastAsia="楷体_GB2312" w:hAnsi="Times New Roman" w:hint="eastAsia"/>
          <w:sz w:val="32"/>
          <w:szCs w:val="32"/>
        </w:rPr>
        <w:t>（以下简称海区局）</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rPr>
        <w:t>承担近岸海域以外赤潮灾害监测、预警和调查评估的第</w:t>
      </w:r>
      <w:r>
        <w:rPr>
          <w:rFonts w:ascii="Times New Roman" w:eastAsia="仿宋_GB2312" w:hAnsi="Times New Roman" w:hint="eastAsia"/>
          <w:color w:val="000000"/>
          <w:sz w:val="32"/>
          <w:szCs w:val="32"/>
        </w:rPr>
        <w:lastRenderedPageBreak/>
        <w:t>一责任，并协调辖区内跨省份赤潮灾害应急工作，监督指导各省（区、市）赤潮灾害应急预案执行，发布责任海域赤潮灾害信息。</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楷体_GB2312" w:hAnsi="Times New Roman" w:hint="eastAsia"/>
          <w:color w:val="000000"/>
          <w:sz w:val="32"/>
          <w:szCs w:val="32"/>
        </w:rPr>
        <w:t xml:space="preserve">　</w:t>
      </w:r>
      <w:r>
        <w:rPr>
          <w:rFonts w:ascii="Times New Roman" w:eastAsia="楷体_GB2312" w:hAnsi="Times New Roman" w:hint="eastAsia"/>
          <w:sz w:val="32"/>
          <w:szCs w:val="32"/>
        </w:rPr>
        <w:t>（三）沿海各省、自治区、直辖市及计划单列市（以下简称省级）自然资源（海洋）主管部门</w:t>
      </w:r>
    </w:p>
    <w:p w14:paraId="1B973E14" w14:textId="77777777" w:rsidR="00D41776" w:rsidRDefault="00D41776">
      <w:pPr>
        <w:ind w:firstLineChars="200" w:firstLine="640"/>
        <w:contextualSpacing/>
        <w:rPr>
          <w:rFonts w:ascii="Times New Roman" w:eastAsia="黑体" w:hAnsi="Times New Roman"/>
          <w:color w:val="000000"/>
          <w:sz w:val="32"/>
          <w:szCs w:val="32"/>
        </w:rPr>
      </w:pPr>
      <w:r>
        <w:rPr>
          <w:rFonts w:ascii="Times New Roman" w:eastAsia="仿宋_GB2312" w:hAnsi="Times New Roman" w:hint="eastAsia"/>
          <w:color w:val="000000"/>
          <w:sz w:val="32"/>
          <w:szCs w:val="32"/>
        </w:rPr>
        <w:t>承担本行政区近岸海域赤潮灾害监测、预警和调查评估的第一责任，在当地人民政府统一领导下分工开展赤潮应急工作，发布责任海域赤潮灾害信息。</w:t>
      </w:r>
      <w:r>
        <w:rPr>
          <w:rFonts w:ascii="Times New Roman" w:eastAsia="仿宋_GB2312" w:hAnsi="Times New Roman" w:hint="eastAsia"/>
          <w:color w:val="000000"/>
          <w:sz w:val="32"/>
          <w:szCs w:val="32"/>
        </w:rPr>
        <w:br/>
      </w:r>
      <w:r>
        <w:rPr>
          <w:rFonts w:ascii="Times New Roman" w:eastAsia="楷体_GB2312" w:hAnsi="Times New Roman" w:hint="eastAsia"/>
          <w:sz w:val="32"/>
          <w:szCs w:val="32"/>
        </w:rPr>
        <w:t xml:space="preserve">    </w:t>
      </w:r>
      <w:r>
        <w:rPr>
          <w:rFonts w:ascii="Times New Roman" w:eastAsia="楷体_GB2312" w:hAnsi="Times New Roman" w:hint="eastAsia"/>
          <w:color w:val="000000"/>
          <w:sz w:val="32"/>
          <w:szCs w:val="32"/>
        </w:rPr>
        <w:t>（四）应急技术支撑机构</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rPr>
        <w:t>各级自然资源（海洋）主管部门根据赤潮应急工作需要，确定灾害监测、预测预警和防灾减灾等相关领域的应急技术支撑机构，并对其提供的信息质量与技术支撑进行监督管理。</w:t>
      </w:r>
      <w:r>
        <w:rPr>
          <w:rFonts w:ascii="Times New Roman" w:eastAsia="仿宋_GB2312" w:hAnsi="Times New Roman" w:hint="eastAsia"/>
          <w:color w:val="000000"/>
          <w:sz w:val="28"/>
          <w:szCs w:val="28"/>
        </w:rPr>
        <w:br/>
      </w:r>
      <w:r>
        <w:rPr>
          <w:rFonts w:ascii="Times New Roman" w:eastAsia="黑体" w:hAnsi="Times New Roman" w:hint="eastAsia"/>
          <w:sz w:val="32"/>
          <w:szCs w:val="32"/>
        </w:rPr>
        <w:t xml:space="preserve">    </w:t>
      </w:r>
      <w:r>
        <w:rPr>
          <w:rFonts w:ascii="Times New Roman" w:eastAsia="黑体" w:hAnsi="Times New Roman" w:hint="eastAsia"/>
          <w:sz w:val="32"/>
          <w:szCs w:val="32"/>
        </w:rPr>
        <w:t>三、应急响应启动标准</w:t>
      </w:r>
    </w:p>
    <w:p w14:paraId="1435554B" w14:textId="77777777" w:rsidR="00D41776" w:rsidRDefault="00D41776">
      <w:pPr>
        <w:ind w:firstLineChars="200" w:firstLine="640"/>
        <w:rPr>
          <w:rFonts w:ascii="Times New Roman" w:eastAsia="仿宋_GB2312" w:hAnsi="Times New Roman"/>
          <w:color w:val="000000"/>
          <w:sz w:val="28"/>
          <w:szCs w:val="28"/>
          <w:shd w:val="clear" w:color="auto" w:fill="FFFFFF"/>
        </w:rPr>
      </w:pPr>
      <w:r>
        <w:rPr>
          <w:rFonts w:ascii="Times New Roman" w:eastAsia="仿宋_GB2312" w:hAnsi="Times New Roman" w:hint="eastAsia"/>
          <w:color w:val="000000"/>
          <w:sz w:val="32"/>
          <w:szCs w:val="32"/>
          <w:shd w:val="clear" w:color="auto" w:fill="FFFFFF"/>
        </w:rPr>
        <w:t>赤潮灾害应急响应按照赤潮灾害的影响范围、性质和危害程度分为</w:t>
      </w:r>
      <w:r>
        <w:rPr>
          <w:rFonts w:ascii="Times New Roman" w:eastAsia="仿宋_GB2312" w:hAnsi="Times New Roman" w:hint="eastAsia"/>
          <w:color w:val="000000"/>
          <w:sz w:val="32"/>
          <w:szCs w:val="32"/>
          <w:shd w:val="clear" w:color="auto" w:fill="FFFFFF"/>
        </w:rPr>
        <w:t>I</w:t>
      </w:r>
      <w:r>
        <w:rPr>
          <w:rFonts w:ascii="Times New Roman" w:eastAsia="仿宋_GB2312" w:hAnsi="Times New Roman" w:hint="eastAsia"/>
          <w:color w:val="000000"/>
          <w:sz w:val="32"/>
          <w:szCs w:val="32"/>
          <w:shd w:val="clear" w:color="auto" w:fill="FFFFFF"/>
        </w:rPr>
        <w:t>级、</w:t>
      </w:r>
      <w:r>
        <w:rPr>
          <w:rFonts w:ascii="Times New Roman" w:eastAsia="楷体_GB2312" w:hAnsi="Times New Roman"/>
          <w:color w:val="000000"/>
          <w:sz w:val="32"/>
          <w:szCs w:val="32"/>
        </w:rPr>
        <w:t>Ⅱ</w:t>
      </w:r>
      <w:r>
        <w:rPr>
          <w:rFonts w:ascii="Times New Roman" w:eastAsia="仿宋_GB2312" w:hAnsi="Times New Roman" w:hint="eastAsia"/>
          <w:color w:val="000000"/>
          <w:sz w:val="32"/>
          <w:szCs w:val="32"/>
          <w:shd w:val="clear" w:color="auto" w:fill="FFFFFF"/>
        </w:rPr>
        <w:t>级、</w:t>
      </w:r>
      <w:r>
        <w:rPr>
          <w:rFonts w:ascii="Times New Roman" w:eastAsia="仿宋_GB2312" w:hAnsi="Times New Roman"/>
          <w:color w:val="000000"/>
          <w:sz w:val="32"/>
          <w:szCs w:val="32"/>
          <w:shd w:val="clear" w:color="auto" w:fill="FFFFFF"/>
        </w:rPr>
        <w:t>Ⅲ</w:t>
      </w:r>
      <w:r>
        <w:rPr>
          <w:rFonts w:ascii="Times New Roman" w:eastAsia="仿宋_GB2312" w:hAnsi="Times New Roman" w:hint="eastAsia"/>
          <w:color w:val="000000"/>
          <w:sz w:val="32"/>
          <w:szCs w:val="32"/>
          <w:shd w:val="clear" w:color="auto" w:fill="FFFFFF"/>
        </w:rPr>
        <w:t>级三个级别</w:t>
      </w:r>
      <w:r>
        <w:rPr>
          <w:rFonts w:ascii="Times New Roman" w:eastAsia="仿宋_GB2312" w:hAnsi="Times New Roman" w:hint="eastAsia"/>
          <w:color w:val="000000"/>
          <w:sz w:val="32"/>
          <w:szCs w:val="32"/>
          <w:shd w:val="clear" w:color="auto" w:fill="FFFFFF"/>
        </w:rPr>
        <w:t>，分别对应最高至最低应急响应级别。</w:t>
      </w:r>
    </w:p>
    <w:p w14:paraId="5D15D16C" w14:textId="77777777" w:rsidR="00D41776" w:rsidRDefault="00D41776">
      <w:pPr>
        <w:ind w:firstLineChars="200" w:firstLine="640"/>
        <w:contextualSpacing/>
        <w:jc w:val="left"/>
        <w:rPr>
          <w:rFonts w:ascii="Times New Roman" w:eastAsia="楷体_GB2312" w:hAnsi="Times New Roman" w:hint="eastAsia"/>
          <w:color w:val="000000"/>
          <w:sz w:val="32"/>
          <w:szCs w:val="32"/>
        </w:rPr>
      </w:pPr>
      <w:r>
        <w:rPr>
          <w:rFonts w:ascii="Times New Roman" w:eastAsia="楷体_GB2312" w:hAnsi="Times New Roman"/>
          <w:color w:val="000000"/>
          <w:sz w:val="32"/>
          <w:szCs w:val="32"/>
        </w:rPr>
        <w:t>（一）</w:t>
      </w:r>
      <w:r>
        <w:rPr>
          <w:rFonts w:ascii="Times New Roman" w:eastAsia="楷体_GB2312" w:hAnsi="Times New Roman" w:hint="eastAsia"/>
          <w:color w:val="000000"/>
          <w:sz w:val="32"/>
          <w:szCs w:val="32"/>
        </w:rPr>
        <w:t>当出现以下情况之一时，启动赤潮灾害</w:t>
      </w:r>
      <w:r>
        <w:rPr>
          <w:rFonts w:ascii="Times New Roman" w:eastAsia="楷体_GB2312" w:hAnsi="Times New Roman"/>
          <w:color w:val="000000"/>
          <w:sz w:val="32"/>
          <w:szCs w:val="32"/>
        </w:rPr>
        <w:t>I</w:t>
      </w:r>
      <w:r>
        <w:rPr>
          <w:rFonts w:ascii="Times New Roman" w:eastAsia="楷体_GB2312" w:hAnsi="Times New Roman"/>
          <w:color w:val="000000"/>
          <w:sz w:val="32"/>
          <w:szCs w:val="32"/>
        </w:rPr>
        <w:t>级应急响应</w:t>
      </w:r>
    </w:p>
    <w:p w14:paraId="290FF866"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1. </w:t>
      </w:r>
      <w:r>
        <w:rPr>
          <w:rFonts w:ascii="Times New Roman" w:eastAsia="仿宋_GB2312" w:hAnsi="Times New Roman" w:hint="eastAsia"/>
          <w:color w:val="000000"/>
          <w:sz w:val="32"/>
          <w:szCs w:val="32"/>
          <w:shd w:val="clear" w:color="auto" w:fill="FFFFFF"/>
        </w:rPr>
        <w:t>近岸海域发现有毒赤潮面积</w:t>
      </w:r>
      <w:r>
        <w:rPr>
          <w:rFonts w:ascii="Times New Roman" w:eastAsia="仿宋_GB2312" w:hAnsi="Times New Roman" w:hint="eastAsia"/>
          <w:color w:val="000000"/>
          <w:sz w:val="32"/>
          <w:szCs w:val="32"/>
          <w:shd w:val="clear" w:color="auto" w:fill="FFFFFF"/>
        </w:rPr>
        <w:t>1000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以上，或有害赤潮面积</w:t>
      </w:r>
      <w:r>
        <w:rPr>
          <w:rFonts w:ascii="Times New Roman" w:eastAsia="仿宋_GB2312" w:hAnsi="Times New Roman" w:hint="eastAsia"/>
          <w:color w:val="000000"/>
          <w:sz w:val="32"/>
          <w:szCs w:val="32"/>
          <w:shd w:val="clear" w:color="auto" w:fill="FFFFFF"/>
        </w:rPr>
        <w:t>3000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以上，或其他赤潮面积</w:t>
      </w:r>
      <w:r>
        <w:rPr>
          <w:rFonts w:ascii="Times New Roman" w:eastAsia="仿宋_GB2312" w:hAnsi="Times New Roman" w:hint="eastAsia"/>
          <w:color w:val="000000"/>
          <w:sz w:val="32"/>
          <w:szCs w:val="32"/>
          <w:shd w:val="clear" w:color="auto" w:fill="FFFFFF"/>
        </w:rPr>
        <w:t>5000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以上。</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lastRenderedPageBreak/>
        <w:t xml:space="preserve">    2. </w:t>
      </w:r>
      <w:r>
        <w:rPr>
          <w:rFonts w:ascii="Times New Roman" w:eastAsia="仿宋_GB2312" w:hAnsi="Times New Roman" w:hint="eastAsia"/>
          <w:color w:val="000000"/>
          <w:sz w:val="32"/>
          <w:szCs w:val="32"/>
          <w:shd w:val="clear" w:color="auto" w:fill="FFFFFF"/>
        </w:rPr>
        <w:t>近岸海域外发现赤潮面积</w:t>
      </w:r>
      <w:r>
        <w:rPr>
          <w:rFonts w:ascii="Times New Roman" w:eastAsia="仿宋_GB2312" w:hAnsi="Times New Roman" w:hint="eastAsia"/>
          <w:color w:val="000000"/>
          <w:sz w:val="32"/>
          <w:szCs w:val="32"/>
          <w:shd w:val="clear" w:color="auto" w:fill="FFFFFF"/>
        </w:rPr>
        <w:t>8000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以上，且</w:t>
      </w:r>
      <w:r>
        <w:rPr>
          <w:rFonts w:ascii="Times New Roman" w:eastAsia="仿宋_GB2312" w:hAnsi="Times New Roman" w:hint="eastAsia"/>
          <w:color w:val="000000"/>
          <w:sz w:val="32"/>
          <w:szCs w:val="32"/>
          <w:shd w:val="clear" w:color="auto" w:fill="FFFFFF"/>
        </w:rPr>
        <w:t>2</w:t>
      </w:r>
      <w:r>
        <w:rPr>
          <w:rFonts w:ascii="Times New Roman" w:eastAsia="仿宋_GB2312" w:hAnsi="Times New Roman" w:hint="eastAsia"/>
          <w:color w:val="000000"/>
          <w:sz w:val="32"/>
          <w:szCs w:val="32"/>
          <w:shd w:val="clear" w:color="auto" w:fill="FFFFFF"/>
        </w:rPr>
        <w:t>天内可能影响近岸海域。</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3. </w:t>
      </w:r>
      <w:r>
        <w:rPr>
          <w:rFonts w:ascii="Times New Roman" w:eastAsia="仿宋_GB2312" w:hAnsi="Times New Roman" w:hint="eastAsia"/>
          <w:color w:val="000000"/>
          <w:sz w:val="32"/>
          <w:szCs w:val="32"/>
          <w:shd w:val="clear" w:color="auto" w:fill="FFFFFF"/>
        </w:rPr>
        <w:t>因食用受赤潮污染的水产品或接触到赤潮海水，出现身体严重不适病例报告</w:t>
      </w:r>
      <w:r>
        <w:rPr>
          <w:rFonts w:ascii="Times New Roman" w:eastAsia="仿宋_GB2312" w:hAnsi="Times New Roman" w:hint="eastAsia"/>
          <w:color w:val="000000"/>
          <w:sz w:val="32"/>
          <w:szCs w:val="32"/>
          <w:shd w:val="clear" w:color="auto" w:fill="FFFFFF"/>
        </w:rPr>
        <w:t>100</w:t>
      </w:r>
      <w:r>
        <w:rPr>
          <w:rFonts w:ascii="Times New Roman" w:eastAsia="仿宋_GB2312" w:hAnsi="Times New Roman" w:hint="eastAsia"/>
          <w:color w:val="000000"/>
          <w:sz w:val="32"/>
          <w:szCs w:val="32"/>
          <w:shd w:val="clear" w:color="auto" w:fill="FFFFFF"/>
        </w:rPr>
        <w:t>人以上，或出现死亡人数</w:t>
      </w:r>
      <w:r>
        <w:rPr>
          <w:rFonts w:ascii="Times New Roman" w:eastAsia="仿宋_GB2312" w:hAnsi="Times New Roman" w:hint="eastAsia"/>
          <w:color w:val="000000"/>
          <w:sz w:val="32"/>
          <w:szCs w:val="32"/>
          <w:shd w:val="clear" w:color="auto" w:fill="FFFFFF"/>
        </w:rPr>
        <w:t>10</w:t>
      </w:r>
      <w:r>
        <w:rPr>
          <w:rFonts w:ascii="Times New Roman" w:eastAsia="仿宋_GB2312" w:hAnsi="Times New Roman" w:hint="eastAsia"/>
          <w:color w:val="000000"/>
          <w:sz w:val="32"/>
          <w:szCs w:val="32"/>
          <w:shd w:val="clear" w:color="auto" w:fill="FFFFFF"/>
        </w:rPr>
        <w:t>人以上。</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4. </w:t>
      </w:r>
      <w:r>
        <w:rPr>
          <w:rFonts w:ascii="Times New Roman" w:eastAsia="仿宋_GB2312" w:hAnsi="Times New Roman" w:hint="eastAsia"/>
          <w:color w:val="000000"/>
          <w:sz w:val="32"/>
          <w:szCs w:val="32"/>
          <w:shd w:val="clear" w:color="auto" w:fill="FFFFFF"/>
        </w:rPr>
        <w:t>赤潮灾害发生在重大活动海域，且距离活动举办时间小于</w:t>
      </w:r>
      <w:r>
        <w:rPr>
          <w:rFonts w:ascii="Times New Roman" w:eastAsia="仿宋_GB2312" w:hAnsi="Times New Roman" w:hint="eastAsia"/>
          <w:color w:val="000000"/>
          <w:sz w:val="32"/>
          <w:szCs w:val="32"/>
          <w:shd w:val="clear" w:color="auto" w:fill="FFFFFF"/>
        </w:rPr>
        <w:t>2</w:t>
      </w:r>
      <w:r>
        <w:rPr>
          <w:rFonts w:ascii="Times New Roman" w:eastAsia="仿宋_GB2312" w:hAnsi="Times New Roman" w:hint="eastAsia"/>
          <w:color w:val="000000"/>
          <w:sz w:val="32"/>
          <w:szCs w:val="32"/>
          <w:shd w:val="clear" w:color="auto" w:fill="FFFFFF"/>
        </w:rPr>
        <w:t>天。</w:t>
      </w:r>
    </w:p>
    <w:p w14:paraId="64B92490"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5. </w:t>
      </w:r>
      <w:r>
        <w:rPr>
          <w:rFonts w:ascii="Times New Roman" w:eastAsia="仿宋_GB2312" w:hAnsi="Times New Roman" w:hint="eastAsia"/>
          <w:color w:val="000000"/>
          <w:sz w:val="32"/>
          <w:szCs w:val="32"/>
          <w:shd w:val="clear" w:color="auto" w:fill="FFFFFF"/>
        </w:rPr>
        <w:t>赤潮灾害发生在经济敏感海域，造成的经济损失可能达</w:t>
      </w:r>
      <w:r>
        <w:rPr>
          <w:rFonts w:ascii="Times New Roman" w:eastAsia="仿宋_GB2312" w:hAnsi="Times New Roman" w:hint="eastAsia"/>
          <w:color w:val="000000"/>
          <w:sz w:val="32"/>
          <w:szCs w:val="32"/>
          <w:shd w:val="clear" w:color="auto" w:fill="FFFFFF"/>
        </w:rPr>
        <w:t>5</w:t>
      </w:r>
      <w:r>
        <w:rPr>
          <w:rFonts w:ascii="Times New Roman" w:eastAsia="仿宋_GB2312" w:hAnsi="Times New Roman" w:hint="eastAsia"/>
          <w:color w:val="000000"/>
          <w:sz w:val="32"/>
          <w:szCs w:val="32"/>
          <w:shd w:val="clear" w:color="auto" w:fill="FFFFFF"/>
        </w:rPr>
        <w:t>亿元以上。</w:t>
      </w:r>
    </w:p>
    <w:p w14:paraId="2DBC9B67" w14:textId="77777777" w:rsidR="00D41776" w:rsidRDefault="00D41776">
      <w:pPr>
        <w:ind w:firstLineChars="200" w:firstLine="640"/>
        <w:contextualSpacing/>
        <w:jc w:val="left"/>
        <w:rPr>
          <w:rFonts w:ascii="Times New Roman" w:eastAsia="仿宋_GB2312" w:hAnsi="Times New Roman"/>
          <w:color w:val="000000"/>
          <w:sz w:val="32"/>
          <w:szCs w:val="32"/>
          <w:shd w:val="clear" w:color="auto" w:fill="FFFFFF"/>
        </w:rPr>
      </w:pPr>
      <w:r>
        <w:rPr>
          <w:rFonts w:ascii="Times New Roman" w:eastAsia="楷体_GB2312" w:hAnsi="Times New Roman" w:hint="eastAsia"/>
          <w:sz w:val="32"/>
          <w:szCs w:val="32"/>
        </w:rPr>
        <w:t>（二）</w:t>
      </w:r>
      <w:r>
        <w:rPr>
          <w:rFonts w:ascii="Times New Roman" w:eastAsia="楷体_GB2312" w:hAnsi="Times New Roman" w:hint="eastAsia"/>
          <w:color w:val="000000"/>
          <w:sz w:val="32"/>
          <w:szCs w:val="32"/>
        </w:rPr>
        <w:t>当出现以下情况之一时，启动赤潮灾害</w:t>
      </w:r>
      <w:r>
        <w:rPr>
          <w:rFonts w:ascii="Times New Roman" w:eastAsia="楷体_GB2312" w:hAnsi="Times New Roman"/>
          <w:color w:val="000000"/>
          <w:sz w:val="32"/>
          <w:szCs w:val="32"/>
        </w:rPr>
        <w:t>Ⅱ</w:t>
      </w:r>
      <w:r>
        <w:rPr>
          <w:rFonts w:ascii="Times New Roman" w:eastAsia="楷体_GB2312" w:hAnsi="Times New Roman"/>
          <w:color w:val="000000"/>
          <w:sz w:val="32"/>
          <w:szCs w:val="32"/>
        </w:rPr>
        <w:t>级应急响应</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1. </w:t>
      </w:r>
      <w:r>
        <w:rPr>
          <w:rFonts w:ascii="Times New Roman" w:eastAsia="仿宋_GB2312" w:hAnsi="Times New Roman" w:hint="eastAsia"/>
          <w:color w:val="000000"/>
          <w:sz w:val="32"/>
          <w:szCs w:val="32"/>
          <w:shd w:val="clear" w:color="auto" w:fill="FFFFFF"/>
        </w:rPr>
        <w:t>近岸海域发现有毒赤潮面积</w:t>
      </w:r>
      <w:r>
        <w:rPr>
          <w:rFonts w:ascii="Times New Roman" w:eastAsia="仿宋_GB2312" w:hAnsi="Times New Roman" w:hint="eastAsia"/>
          <w:color w:val="000000"/>
          <w:sz w:val="32"/>
          <w:szCs w:val="32"/>
          <w:shd w:val="clear" w:color="auto" w:fill="FFFFFF"/>
        </w:rPr>
        <w:t>500~1000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，或有害赤潮面积</w:t>
      </w:r>
      <w:r>
        <w:rPr>
          <w:rFonts w:ascii="Times New Roman" w:eastAsia="仿宋_GB2312" w:hAnsi="Times New Roman" w:hint="eastAsia"/>
          <w:color w:val="000000"/>
          <w:sz w:val="32"/>
          <w:szCs w:val="32"/>
          <w:shd w:val="clear" w:color="auto" w:fill="FFFFFF"/>
        </w:rPr>
        <w:t>1000~3000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，或其他赤潮面积</w:t>
      </w:r>
      <w:r>
        <w:rPr>
          <w:rFonts w:ascii="Times New Roman" w:eastAsia="仿宋_GB2312" w:hAnsi="Times New Roman" w:hint="eastAsia"/>
          <w:color w:val="000000"/>
          <w:sz w:val="32"/>
          <w:szCs w:val="32"/>
          <w:shd w:val="clear" w:color="auto" w:fill="FFFFFF"/>
        </w:rPr>
        <w:t>3000</w:t>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w:t>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5000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2. </w:t>
      </w:r>
      <w:r>
        <w:rPr>
          <w:rFonts w:ascii="Times New Roman" w:eastAsia="仿宋_GB2312" w:hAnsi="Times New Roman" w:hint="eastAsia"/>
          <w:color w:val="000000"/>
          <w:sz w:val="32"/>
          <w:szCs w:val="32"/>
          <w:shd w:val="clear" w:color="auto" w:fill="FFFFFF"/>
        </w:rPr>
        <w:t>近岸海域外发现赤潮面积</w:t>
      </w:r>
      <w:r>
        <w:rPr>
          <w:rFonts w:ascii="Times New Roman" w:eastAsia="仿宋_GB2312" w:hAnsi="Times New Roman" w:hint="eastAsia"/>
          <w:color w:val="000000"/>
          <w:sz w:val="32"/>
          <w:szCs w:val="32"/>
          <w:shd w:val="clear" w:color="auto" w:fill="FFFFFF"/>
        </w:rPr>
        <w:t>5000~8000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，且</w:t>
      </w:r>
      <w:r>
        <w:rPr>
          <w:rFonts w:ascii="Times New Roman" w:eastAsia="仿宋_GB2312" w:hAnsi="Times New Roman" w:hint="eastAsia"/>
          <w:color w:val="000000"/>
          <w:sz w:val="32"/>
          <w:szCs w:val="32"/>
          <w:shd w:val="clear" w:color="auto" w:fill="FFFFFF"/>
        </w:rPr>
        <w:t>2</w:t>
      </w:r>
      <w:r>
        <w:rPr>
          <w:rFonts w:ascii="Times New Roman" w:eastAsia="仿宋_GB2312" w:hAnsi="Times New Roman" w:hint="eastAsia"/>
          <w:color w:val="000000"/>
          <w:sz w:val="32"/>
          <w:szCs w:val="32"/>
          <w:shd w:val="clear" w:color="auto" w:fill="FFFFFF"/>
        </w:rPr>
        <w:t>天内可能影响近岸海域。</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3. </w:t>
      </w:r>
      <w:r>
        <w:rPr>
          <w:rFonts w:ascii="Times New Roman" w:eastAsia="仿宋_GB2312" w:hAnsi="Times New Roman" w:hint="eastAsia"/>
          <w:color w:val="000000"/>
          <w:sz w:val="32"/>
          <w:szCs w:val="32"/>
          <w:shd w:val="clear" w:color="auto" w:fill="FFFFFF"/>
        </w:rPr>
        <w:t>因食用受赤潮污染的水产品或接触到赤潮海水，出现身体严重不适病例报告</w:t>
      </w:r>
      <w:r>
        <w:rPr>
          <w:rFonts w:ascii="Times New Roman" w:eastAsia="仿宋_GB2312" w:hAnsi="Times New Roman" w:hint="eastAsia"/>
          <w:color w:val="000000"/>
          <w:sz w:val="32"/>
          <w:szCs w:val="32"/>
          <w:shd w:val="clear" w:color="auto" w:fill="FFFFFF"/>
        </w:rPr>
        <w:t>50</w:t>
      </w:r>
      <w:r>
        <w:rPr>
          <w:rFonts w:ascii="Times New Roman" w:eastAsia="仿宋_GB2312" w:hAnsi="Times New Roman" w:hint="eastAsia"/>
          <w:color w:val="000000"/>
          <w:sz w:val="32"/>
          <w:szCs w:val="32"/>
          <w:shd w:val="clear" w:color="auto" w:fill="FFFFFF"/>
        </w:rPr>
        <w:t>人以上、</w:t>
      </w:r>
      <w:r>
        <w:rPr>
          <w:rFonts w:ascii="Times New Roman" w:eastAsia="仿宋_GB2312" w:hAnsi="Times New Roman" w:hint="eastAsia"/>
          <w:color w:val="000000"/>
          <w:sz w:val="32"/>
          <w:szCs w:val="32"/>
          <w:shd w:val="clear" w:color="auto" w:fill="FFFFFF"/>
        </w:rPr>
        <w:t>100</w:t>
      </w:r>
      <w:r>
        <w:rPr>
          <w:rFonts w:ascii="Times New Roman" w:eastAsia="仿宋_GB2312" w:hAnsi="Times New Roman" w:hint="eastAsia"/>
          <w:color w:val="000000"/>
          <w:sz w:val="32"/>
          <w:szCs w:val="32"/>
          <w:shd w:val="clear" w:color="auto" w:fill="FFFFFF"/>
        </w:rPr>
        <w:t>人以下，或死亡人数</w:t>
      </w:r>
      <w:r>
        <w:rPr>
          <w:rFonts w:ascii="Times New Roman" w:eastAsia="仿宋_GB2312" w:hAnsi="Times New Roman" w:hint="eastAsia"/>
          <w:color w:val="000000"/>
          <w:sz w:val="32"/>
          <w:szCs w:val="32"/>
          <w:shd w:val="clear" w:color="auto" w:fill="FFFFFF"/>
        </w:rPr>
        <w:t>5</w:t>
      </w:r>
      <w:r>
        <w:rPr>
          <w:rFonts w:ascii="Times New Roman" w:eastAsia="仿宋_GB2312" w:hAnsi="Times New Roman" w:hint="eastAsia"/>
          <w:color w:val="000000"/>
          <w:sz w:val="32"/>
          <w:szCs w:val="32"/>
          <w:shd w:val="clear" w:color="auto" w:fill="FFFFFF"/>
        </w:rPr>
        <w:t>人以上、</w:t>
      </w:r>
      <w:r>
        <w:rPr>
          <w:rFonts w:ascii="Times New Roman" w:eastAsia="仿宋_GB2312" w:hAnsi="Times New Roman" w:hint="eastAsia"/>
          <w:color w:val="000000"/>
          <w:sz w:val="32"/>
          <w:szCs w:val="32"/>
          <w:shd w:val="clear" w:color="auto" w:fill="FFFFFF"/>
        </w:rPr>
        <w:t>10</w:t>
      </w:r>
      <w:r>
        <w:rPr>
          <w:rFonts w:ascii="Times New Roman" w:eastAsia="仿宋_GB2312" w:hAnsi="Times New Roman" w:hint="eastAsia"/>
          <w:color w:val="000000"/>
          <w:sz w:val="32"/>
          <w:szCs w:val="32"/>
          <w:shd w:val="clear" w:color="auto" w:fill="FFFFFF"/>
        </w:rPr>
        <w:t>人以下。</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4. </w:t>
      </w:r>
      <w:r>
        <w:rPr>
          <w:rFonts w:ascii="Times New Roman" w:eastAsia="仿宋_GB2312" w:hAnsi="Times New Roman" w:hint="eastAsia"/>
          <w:color w:val="000000"/>
          <w:sz w:val="32"/>
          <w:szCs w:val="32"/>
          <w:shd w:val="clear" w:color="auto" w:fill="FFFFFF"/>
        </w:rPr>
        <w:t>赤潮灾害发生在重大活动海域，且距离活动举办时间</w:t>
      </w:r>
      <w:r>
        <w:rPr>
          <w:rFonts w:ascii="Times New Roman" w:eastAsia="仿宋_GB2312" w:hAnsi="Times New Roman" w:hint="eastAsia"/>
          <w:color w:val="000000"/>
          <w:sz w:val="32"/>
          <w:szCs w:val="32"/>
          <w:shd w:val="clear" w:color="auto" w:fill="FFFFFF"/>
        </w:rPr>
        <w:t>2~5</w:t>
      </w:r>
      <w:r>
        <w:rPr>
          <w:rFonts w:ascii="Times New Roman" w:eastAsia="仿宋_GB2312" w:hAnsi="Times New Roman" w:hint="eastAsia"/>
          <w:color w:val="000000"/>
          <w:sz w:val="32"/>
          <w:szCs w:val="32"/>
          <w:shd w:val="clear" w:color="auto" w:fill="FFFFFF"/>
        </w:rPr>
        <w:t>天。</w:t>
      </w:r>
    </w:p>
    <w:p w14:paraId="37A29842"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5. </w:t>
      </w:r>
      <w:r>
        <w:rPr>
          <w:rFonts w:ascii="Times New Roman" w:eastAsia="仿宋_GB2312" w:hAnsi="Times New Roman" w:hint="eastAsia"/>
          <w:color w:val="000000"/>
          <w:sz w:val="32"/>
          <w:szCs w:val="32"/>
          <w:shd w:val="clear" w:color="auto" w:fill="FFFFFF"/>
        </w:rPr>
        <w:t>赤潮灾害发生在经济敏感海域，造成的经济损失可能</w:t>
      </w:r>
      <w:r>
        <w:rPr>
          <w:rFonts w:ascii="Times New Roman" w:eastAsia="仿宋_GB2312" w:hAnsi="Times New Roman" w:hint="eastAsia"/>
          <w:color w:val="000000"/>
          <w:sz w:val="32"/>
          <w:szCs w:val="32"/>
          <w:shd w:val="clear" w:color="auto" w:fill="FFFFFF"/>
        </w:rPr>
        <w:lastRenderedPageBreak/>
        <w:t>达</w:t>
      </w:r>
      <w:r>
        <w:rPr>
          <w:rFonts w:ascii="Times New Roman" w:eastAsia="仿宋_GB2312" w:hAnsi="Times New Roman" w:hint="eastAsia"/>
          <w:color w:val="000000"/>
          <w:sz w:val="32"/>
          <w:szCs w:val="32"/>
          <w:shd w:val="clear" w:color="auto" w:fill="FFFFFF"/>
        </w:rPr>
        <w:t>1</w:t>
      </w:r>
      <w:r>
        <w:rPr>
          <w:rFonts w:ascii="Times New Roman" w:eastAsia="仿宋_GB2312" w:hAnsi="Times New Roman" w:hint="eastAsia"/>
          <w:color w:val="000000"/>
          <w:sz w:val="32"/>
          <w:szCs w:val="32"/>
          <w:shd w:val="clear" w:color="auto" w:fill="FFFFFF"/>
        </w:rPr>
        <w:t>亿元以上、</w:t>
      </w:r>
      <w:r>
        <w:rPr>
          <w:rFonts w:ascii="Times New Roman" w:eastAsia="仿宋_GB2312" w:hAnsi="Times New Roman" w:hint="eastAsia"/>
          <w:color w:val="000000"/>
          <w:sz w:val="32"/>
          <w:szCs w:val="32"/>
          <w:shd w:val="clear" w:color="auto" w:fill="FFFFFF"/>
        </w:rPr>
        <w:t>5</w:t>
      </w:r>
      <w:r>
        <w:rPr>
          <w:rFonts w:ascii="Times New Roman" w:eastAsia="仿宋_GB2312" w:hAnsi="Times New Roman" w:hint="eastAsia"/>
          <w:color w:val="000000"/>
          <w:sz w:val="32"/>
          <w:szCs w:val="32"/>
          <w:shd w:val="clear" w:color="auto" w:fill="FFFFFF"/>
        </w:rPr>
        <w:t>亿元以下。</w:t>
      </w:r>
    </w:p>
    <w:p w14:paraId="73B7EDA5" w14:textId="77777777" w:rsidR="00D41776" w:rsidRDefault="00D41776">
      <w:pPr>
        <w:ind w:firstLineChars="200" w:firstLine="640"/>
        <w:contextualSpacing/>
        <w:jc w:val="left"/>
        <w:rPr>
          <w:rFonts w:ascii="Times New Roman" w:eastAsia="楷体_GB2312" w:hAnsi="Times New Roman"/>
          <w:color w:val="000000"/>
          <w:sz w:val="32"/>
          <w:szCs w:val="32"/>
        </w:rPr>
      </w:pPr>
      <w:r>
        <w:rPr>
          <w:rFonts w:ascii="Times New Roman" w:eastAsia="楷体_GB2312" w:hAnsi="Times New Roman" w:hint="eastAsia"/>
          <w:sz w:val="32"/>
          <w:szCs w:val="32"/>
        </w:rPr>
        <w:t>（三）</w:t>
      </w:r>
      <w:r>
        <w:rPr>
          <w:rFonts w:ascii="Times New Roman" w:eastAsia="楷体_GB2312" w:hAnsi="Times New Roman" w:hint="eastAsia"/>
          <w:color w:val="000000"/>
          <w:sz w:val="32"/>
          <w:szCs w:val="32"/>
        </w:rPr>
        <w:t>当出现以下情况之一时，启动赤潮灾害</w:t>
      </w:r>
      <w:r>
        <w:rPr>
          <w:rFonts w:ascii="Times New Roman" w:eastAsia="楷体_GB2312" w:hAnsi="Times New Roman"/>
          <w:color w:val="000000"/>
          <w:sz w:val="32"/>
          <w:szCs w:val="32"/>
        </w:rPr>
        <w:t>Ⅲ</w:t>
      </w:r>
      <w:r>
        <w:rPr>
          <w:rFonts w:ascii="Times New Roman" w:eastAsia="楷体_GB2312" w:hAnsi="Times New Roman"/>
          <w:color w:val="000000"/>
          <w:sz w:val="32"/>
          <w:szCs w:val="32"/>
        </w:rPr>
        <w:t>级应急响应</w:t>
      </w:r>
    </w:p>
    <w:p w14:paraId="7224D2B1"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color w:val="000000"/>
          <w:sz w:val="32"/>
          <w:szCs w:val="32"/>
          <w:shd w:val="clear" w:color="auto" w:fill="FFFFFF"/>
          <w:lang w:val="en"/>
        </w:rPr>
        <w:t xml:space="preserve">1. </w:t>
      </w:r>
      <w:r>
        <w:rPr>
          <w:rFonts w:ascii="Times New Roman" w:eastAsia="仿宋_GB2312" w:hAnsi="Times New Roman" w:hint="eastAsia"/>
          <w:color w:val="000000"/>
          <w:sz w:val="32"/>
          <w:szCs w:val="32"/>
          <w:shd w:val="clear" w:color="auto" w:fill="FFFFFF"/>
        </w:rPr>
        <w:t>近岸海域发现有毒赤潮面积</w:t>
      </w:r>
      <w:r>
        <w:rPr>
          <w:rFonts w:ascii="Times New Roman" w:eastAsia="仿宋_GB2312" w:hAnsi="Times New Roman" w:hint="eastAsia"/>
          <w:color w:val="000000"/>
          <w:sz w:val="32"/>
          <w:szCs w:val="32"/>
          <w:shd w:val="clear" w:color="auto" w:fill="FFFFFF"/>
        </w:rPr>
        <w:t>200~500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，或有害赤潮面积</w:t>
      </w:r>
      <w:r>
        <w:rPr>
          <w:rFonts w:ascii="Times New Roman" w:eastAsia="仿宋_GB2312" w:hAnsi="Times New Roman" w:hint="eastAsia"/>
          <w:color w:val="000000"/>
          <w:sz w:val="32"/>
          <w:szCs w:val="32"/>
          <w:shd w:val="clear" w:color="auto" w:fill="FFFFFF"/>
        </w:rPr>
        <w:t>500~1000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，或其他赤潮面积</w:t>
      </w:r>
      <w:r>
        <w:rPr>
          <w:rFonts w:ascii="Times New Roman" w:eastAsia="仿宋_GB2312" w:hAnsi="Times New Roman" w:hint="eastAsia"/>
          <w:color w:val="000000"/>
          <w:sz w:val="32"/>
          <w:szCs w:val="32"/>
          <w:shd w:val="clear" w:color="auto" w:fill="FFFFFF"/>
        </w:rPr>
        <w:t>1000~3000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2. </w:t>
      </w:r>
      <w:r>
        <w:rPr>
          <w:rFonts w:ascii="Times New Roman" w:eastAsia="仿宋_GB2312" w:hAnsi="Times New Roman" w:hint="eastAsia"/>
          <w:color w:val="000000"/>
          <w:sz w:val="32"/>
          <w:szCs w:val="32"/>
          <w:shd w:val="clear" w:color="auto" w:fill="FFFFFF"/>
        </w:rPr>
        <w:t>近岸海域外发现赤潮面积</w:t>
      </w:r>
      <w:r>
        <w:rPr>
          <w:rFonts w:ascii="Times New Roman" w:eastAsia="仿宋_GB2312" w:hAnsi="Times New Roman" w:hint="eastAsia"/>
          <w:color w:val="000000"/>
          <w:sz w:val="32"/>
          <w:szCs w:val="32"/>
          <w:shd w:val="clear" w:color="auto" w:fill="FFFFFF"/>
        </w:rPr>
        <w:t>3000~5000</w:t>
      </w:r>
      <w:r>
        <w:rPr>
          <w:rFonts w:ascii="Times New Roman" w:eastAsia="仿宋_GB2312" w:hAnsi="Times New Roman" w:hint="eastAsia"/>
          <w:color w:val="000000"/>
          <w:sz w:val="32"/>
          <w:szCs w:val="32"/>
          <w:shd w:val="clear" w:color="auto" w:fill="FFFFFF"/>
        </w:rPr>
        <w:t>平方千米</w:t>
      </w:r>
      <w:r>
        <w:rPr>
          <w:rFonts w:ascii="Times New Roman" w:eastAsia="仿宋_GB2312" w:hAnsi="Times New Roman" w:hint="eastAsia"/>
          <w:color w:val="000000"/>
          <w:sz w:val="32"/>
          <w:szCs w:val="32"/>
          <w:shd w:val="clear" w:color="auto" w:fill="FFFFFF"/>
        </w:rPr>
        <w:t>，且</w:t>
      </w:r>
      <w:r>
        <w:rPr>
          <w:rFonts w:ascii="Times New Roman" w:eastAsia="仿宋_GB2312" w:hAnsi="Times New Roman" w:hint="eastAsia"/>
          <w:color w:val="000000"/>
          <w:sz w:val="32"/>
          <w:szCs w:val="32"/>
          <w:shd w:val="clear" w:color="auto" w:fill="FFFFFF"/>
        </w:rPr>
        <w:t>2</w:t>
      </w:r>
      <w:r>
        <w:rPr>
          <w:rFonts w:ascii="Times New Roman" w:eastAsia="仿宋_GB2312" w:hAnsi="Times New Roman" w:hint="eastAsia"/>
          <w:color w:val="000000"/>
          <w:sz w:val="32"/>
          <w:szCs w:val="32"/>
          <w:shd w:val="clear" w:color="auto" w:fill="FFFFFF"/>
        </w:rPr>
        <w:t>天内可能影响近岸海域。</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3. </w:t>
      </w:r>
      <w:r>
        <w:rPr>
          <w:rFonts w:ascii="Times New Roman" w:eastAsia="仿宋_GB2312" w:hAnsi="Times New Roman" w:hint="eastAsia"/>
          <w:color w:val="000000"/>
          <w:sz w:val="32"/>
          <w:szCs w:val="32"/>
          <w:shd w:val="clear" w:color="auto" w:fill="FFFFFF"/>
        </w:rPr>
        <w:t>因食用受赤潮污染的水产品或接触到赤潮海水，出现身体严重不适病例报告超过</w:t>
      </w:r>
      <w:r>
        <w:rPr>
          <w:rFonts w:ascii="Times New Roman" w:eastAsia="仿宋_GB2312" w:hAnsi="Times New Roman" w:hint="eastAsia"/>
          <w:color w:val="000000"/>
          <w:sz w:val="32"/>
          <w:szCs w:val="32"/>
          <w:shd w:val="clear" w:color="auto" w:fill="FFFFFF"/>
        </w:rPr>
        <w:t>10</w:t>
      </w:r>
      <w:r>
        <w:rPr>
          <w:rFonts w:ascii="Times New Roman" w:eastAsia="仿宋_GB2312" w:hAnsi="Times New Roman" w:hint="eastAsia"/>
          <w:color w:val="000000"/>
          <w:sz w:val="32"/>
          <w:szCs w:val="32"/>
          <w:shd w:val="clear" w:color="auto" w:fill="FFFFFF"/>
        </w:rPr>
        <w:t>人以上、</w:t>
      </w:r>
      <w:r>
        <w:rPr>
          <w:rFonts w:ascii="Times New Roman" w:eastAsia="仿宋_GB2312" w:hAnsi="Times New Roman" w:hint="eastAsia"/>
          <w:color w:val="000000"/>
          <w:sz w:val="32"/>
          <w:szCs w:val="32"/>
          <w:shd w:val="clear" w:color="auto" w:fill="FFFFFF"/>
        </w:rPr>
        <w:t>50</w:t>
      </w:r>
      <w:r>
        <w:rPr>
          <w:rFonts w:ascii="Times New Roman" w:eastAsia="仿宋_GB2312" w:hAnsi="Times New Roman" w:hint="eastAsia"/>
          <w:color w:val="000000"/>
          <w:sz w:val="32"/>
          <w:szCs w:val="32"/>
          <w:shd w:val="clear" w:color="auto" w:fill="FFFFFF"/>
        </w:rPr>
        <w:t>人以下，或出现死亡人数</w:t>
      </w:r>
      <w:r>
        <w:rPr>
          <w:rFonts w:ascii="Times New Roman" w:eastAsia="仿宋_GB2312" w:hAnsi="Times New Roman" w:hint="eastAsia"/>
          <w:color w:val="000000"/>
          <w:sz w:val="32"/>
          <w:szCs w:val="32"/>
          <w:shd w:val="clear" w:color="auto" w:fill="FFFFFF"/>
        </w:rPr>
        <w:t>5</w:t>
      </w:r>
      <w:r>
        <w:rPr>
          <w:rFonts w:ascii="Times New Roman" w:eastAsia="仿宋_GB2312" w:hAnsi="Times New Roman" w:hint="eastAsia"/>
          <w:color w:val="000000"/>
          <w:sz w:val="32"/>
          <w:szCs w:val="32"/>
          <w:shd w:val="clear" w:color="auto" w:fill="FFFFFF"/>
        </w:rPr>
        <w:t>人以下。</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4. </w:t>
      </w:r>
      <w:r>
        <w:rPr>
          <w:rFonts w:ascii="Times New Roman" w:eastAsia="仿宋_GB2312" w:hAnsi="Times New Roman" w:hint="eastAsia"/>
          <w:color w:val="000000"/>
          <w:sz w:val="32"/>
          <w:szCs w:val="32"/>
          <w:shd w:val="clear" w:color="auto" w:fill="FFFFFF"/>
        </w:rPr>
        <w:t>赤潮灾害发生在重大活动海域，且距离活动举办时间</w:t>
      </w:r>
      <w:r>
        <w:rPr>
          <w:rFonts w:ascii="Times New Roman" w:eastAsia="仿宋_GB2312" w:hAnsi="Times New Roman" w:hint="eastAsia"/>
          <w:color w:val="000000"/>
          <w:sz w:val="32"/>
          <w:szCs w:val="32"/>
          <w:shd w:val="clear" w:color="auto" w:fill="FFFFFF"/>
        </w:rPr>
        <w:t>5~10</w:t>
      </w:r>
      <w:r>
        <w:rPr>
          <w:rFonts w:ascii="Times New Roman" w:eastAsia="仿宋_GB2312" w:hAnsi="Times New Roman" w:hint="eastAsia"/>
          <w:color w:val="000000"/>
          <w:sz w:val="32"/>
          <w:szCs w:val="32"/>
          <w:shd w:val="clear" w:color="auto" w:fill="FFFFFF"/>
        </w:rPr>
        <w:t>天。</w:t>
      </w:r>
    </w:p>
    <w:p w14:paraId="09B3C4F8"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color w:val="000000"/>
          <w:sz w:val="32"/>
          <w:szCs w:val="32"/>
          <w:shd w:val="clear" w:color="auto" w:fill="FFFFFF"/>
          <w:lang w:val="en"/>
        </w:rPr>
        <w:t xml:space="preserve">5. </w:t>
      </w:r>
      <w:r>
        <w:rPr>
          <w:rFonts w:ascii="Times New Roman" w:eastAsia="仿宋_GB2312" w:hAnsi="Times New Roman" w:hint="eastAsia"/>
          <w:color w:val="000000"/>
          <w:sz w:val="32"/>
          <w:szCs w:val="32"/>
          <w:shd w:val="clear" w:color="auto" w:fill="FFFFFF"/>
        </w:rPr>
        <w:t>赤潮灾害发生在经济敏感海域，造成的经济损失可能达</w:t>
      </w:r>
      <w:r>
        <w:rPr>
          <w:rFonts w:ascii="Times New Roman" w:eastAsia="仿宋_GB2312" w:hAnsi="Times New Roman" w:hint="eastAsia"/>
          <w:color w:val="000000"/>
          <w:sz w:val="32"/>
          <w:szCs w:val="32"/>
          <w:shd w:val="clear" w:color="auto" w:fill="FFFFFF"/>
        </w:rPr>
        <w:t>2000</w:t>
      </w:r>
      <w:r>
        <w:rPr>
          <w:rFonts w:ascii="Times New Roman" w:eastAsia="仿宋_GB2312" w:hAnsi="Times New Roman" w:hint="eastAsia"/>
          <w:color w:val="000000"/>
          <w:sz w:val="32"/>
          <w:szCs w:val="32"/>
          <w:shd w:val="clear" w:color="auto" w:fill="FFFFFF"/>
        </w:rPr>
        <w:t>万元以上、</w:t>
      </w:r>
      <w:r>
        <w:rPr>
          <w:rFonts w:ascii="Times New Roman" w:eastAsia="仿宋_GB2312" w:hAnsi="Times New Roman" w:hint="eastAsia"/>
          <w:color w:val="000000"/>
          <w:sz w:val="32"/>
          <w:szCs w:val="32"/>
          <w:shd w:val="clear" w:color="auto" w:fill="FFFFFF"/>
        </w:rPr>
        <w:t>1</w:t>
      </w:r>
      <w:r>
        <w:rPr>
          <w:rFonts w:ascii="Times New Roman" w:eastAsia="仿宋_GB2312" w:hAnsi="Times New Roman" w:hint="eastAsia"/>
          <w:color w:val="000000"/>
          <w:sz w:val="32"/>
          <w:szCs w:val="32"/>
          <w:shd w:val="clear" w:color="auto" w:fill="FFFFFF"/>
        </w:rPr>
        <w:t>亿元以下。</w:t>
      </w:r>
    </w:p>
    <w:p w14:paraId="50980A87"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另外，达到赤潮基准密度，但尚未达到</w:t>
      </w:r>
      <w:r>
        <w:rPr>
          <w:rFonts w:ascii="Times New Roman" w:eastAsia="仿宋_GB2312" w:hAnsi="Times New Roman"/>
          <w:color w:val="000000"/>
          <w:sz w:val="32"/>
          <w:szCs w:val="32"/>
          <w:shd w:val="clear" w:color="auto" w:fill="FFFFFF"/>
        </w:rPr>
        <w:t>Ⅲ</w:t>
      </w:r>
      <w:r>
        <w:rPr>
          <w:rFonts w:ascii="Times New Roman" w:eastAsia="仿宋_GB2312" w:hAnsi="Times New Roman" w:hint="eastAsia"/>
          <w:color w:val="000000"/>
          <w:sz w:val="32"/>
          <w:szCs w:val="32"/>
          <w:shd w:val="clear" w:color="auto" w:fill="FFFFFF"/>
        </w:rPr>
        <w:t>级应急响应启动标准的赤潮灾害，属于一般赤潮，不启动本预案，</w:t>
      </w:r>
      <w:r>
        <w:rPr>
          <w:rFonts w:ascii="Times New Roman" w:eastAsia="仿宋_GB2312" w:hAnsi="Times New Roman" w:hint="eastAsia"/>
          <w:color w:val="000000"/>
          <w:sz w:val="32"/>
          <w:szCs w:val="32"/>
          <w:shd w:val="clear" w:color="auto" w:fill="FFFFFF"/>
        </w:rPr>
        <w:t>由所在海域的自然资源（海洋）主管部门做好赤潮监测和信息发布工作。</w:t>
      </w:r>
    </w:p>
    <w:p w14:paraId="73D8ABDD"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各省级自然资源（海洋）主管部门可根据本区域赤潮灾害历史情况和政府应急管理实际，确定本省（区、市）赤潮灾害应急响应标准，但应满足本预案的基本工作要求。</w:t>
      </w:r>
    </w:p>
    <w:p w14:paraId="5A4640C8"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黑体" w:hAnsi="Times New Roman" w:hint="eastAsia"/>
          <w:sz w:val="32"/>
          <w:szCs w:val="32"/>
        </w:rPr>
        <w:lastRenderedPageBreak/>
        <w:t>四、</w:t>
      </w:r>
      <w:r>
        <w:rPr>
          <w:rFonts w:ascii="Times New Roman" w:eastAsia="黑体" w:hAnsi="Times New Roman"/>
          <w:sz w:val="32"/>
          <w:szCs w:val="32"/>
        </w:rPr>
        <w:t>应急响应</w:t>
      </w:r>
      <w:r>
        <w:rPr>
          <w:rFonts w:ascii="Times New Roman" w:eastAsia="黑体" w:hAnsi="Times New Roman" w:hint="eastAsia"/>
          <w:sz w:val="32"/>
          <w:szCs w:val="32"/>
        </w:rPr>
        <w:t>程序</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各海区局和省级自然资源（海洋）主管部门应建立赤潮信息受理平台，设立热线电话、微信等报灾渠道，向社会广泛发布。各级海洋生态预警监测机构、志愿者以及有关单位或个人一旦发现赤潮发生迹象，可通过任一渠道报告。近岸海域赤潮信息由省级自然资源（海洋）主管部门组织现场确认，近岸海域外赤潮信息由海区局组织遥感研判或现场确认。</w:t>
      </w:r>
    </w:p>
    <w:p w14:paraId="54303077"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赤潮信息一经确认，根据赤潮发生位置的不同，分别由海区局或省级自然资源（海洋）主管部门依据标准启动应急响应程序。</w:t>
      </w:r>
      <w:r>
        <w:rPr>
          <w:rFonts w:ascii="Times New Roman" w:eastAsia="仿宋_GB2312" w:hAnsi="Times New Roman" w:hint="eastAsia"/>
          <w:color w:val="000000"/>
          <w:sz w:val="32"/>
          <w:szCs w:val="32"/>
          <w:shd w:val="clear" w:color="auto" w:fill="FFFFFF"/>
        </w:rPr>
        <w:br/>
      </w:r>
      <w:r>
        <w:rPr>
          <w:rFonts w:ascii="Times New Roman" w:eastAsia="楷体_GB2312" w:hAnsi="Times New Roman" w:hint="eastAsia"/>
          <w:sz w:val="32"/>
          <w:szCs w:val="32"/>
        </w:rPr>
        <w:t xml:space="preserve">    </w:t>
      </w:r>
      <w:r>
        <w:rPr>
          <w:rFonts w:ascii="Times New Roman" w:eastAsia="楷体_GB2312" w:hAnsi="Times New Roman" w:hint="eastAsia"/>
          <w:sz w:val="32"/>
          <w:szCs w:val="32"/>
        </w:rPr>
        <w:t>（一）</w:t>
      </w:r>
      <w:r>
        <w:rPr>
          <w:rFonts w:ascii="Times New Roman" w:eastAsia="仿宋_GB2312" w:hAnsi="Times New Roman" w:hint="eastAsia"/>
          <w:color w:val="000000"/>
          <w:sz w:val="32"/>
          <w:szCs w:val="32"/>
          <w:shd w:val="clear" w:color="auto" w:fill="FFFFFF"/>
        </w:rPr>
        <w:t>I</w:t>
      </w:r>
      <w:r>
        <w:rPr>
          <w:rFonts w:ascii="Times New Roman" w:eastAsia="楷体_GB2312" w:hAnsi="Times New Roman"/>
          <w:color w:val="000000"/>
          <w:sz w:val="32"/>
          <w:szCs w:val="32"/>
        </w:rPr>
        <w:t>级应急响应程序</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32"/>
          <w:szCs w:val="32"/>
          <w:shd w:val="clear" w:color="auto" w:fill="FFFFFF"/>
        </w:rPr>
        <w:t xml:space="preserve">    1. </w:t>
      </w:r>
      <w:r>
        <w:rPr>
          <w:rFonts w:ascii="Times New Roman" w:eastAsia="仿宋_GB2312" w:hAnsi="Times New Roman" w:hint="eastAsia"/>
          <w:color w:val="000000"/>
          <w:sz w:val="32"/>
          <w:szCs w:val="32"/>
          <w:shd w:val="clear" w:color="auto" w:fill="FFFFFF"/>
        </w:rPr>
        <w:t>海区局或省级自然资源（海洋）主管部门应在获知确认信息后及时启动或调整为</w:t>
      </w:r>
      <w:r>
        <w:rPr>
          <w:rFonts w:ascii="仿宋_GB2312" w:eastAsia="仿宋_GB2312" w:hAnsi="仿宋_GB2312" w:cs="仿宋_GB2312" w:hint="eastAsia"/>
          <w:color w:val="000000"/>
          <w:sz w:val="32"/>
          <w:szCs w:val="32"/>
          <w:shd w:val="clear" w:color="auto" w:fill="FFFFFF"/>
        </w:rPr>
        <w:t>I</w:t>
      </w:r>
      <w:r>
        <w:rPr>
          <w:rFonts w:ascii="Times New Roman" w:eastAsia="仿宋_GB2312" w:hAnsi="Times New Roman" w:hint="eastAsia"/>
          <w:color w:val="000000"/>
          <w:sz w:val="32"/>
          <w:szCs w:val="32"/>
          <w:shd w:val="clear" w:color="auto" w:fill="FFFFFF"/>
        </w:rPr>
        <w:t>级应急响应，并报自然资源部海洋预警监测司。省级自然资源（海洋）主管部门要同时通报海区局。</w:t>
      </w:r>
    </w:p>
    <w:p w14:paraId="57C03014" w14:textId="77777777" w:rsidR="00D41776" w:rsidRDefault="00D41776">
      <w:pPr>
        <w:ind w:firstLineChars="200" w:firstLine="640"/>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2. </w:t>
      </w:r>
      <w:r>
        <w:rPr>
          <w:rFonts w:ascii="Times New Roman" w:eastAsia="仿宋_GB2312" w:hAnsi="Times New Roman" w:hint="eastAsia"/>
          <w:color w:val="000000"/>
          <w:sz w:val="32"/>
          <w:szCs w:val="32"/>
          <w:shd w:val="clear" w:color="auto" w:fill="FFFFFF"/>
        </w:rPr>
        <w:t>自然资源部海洋预警监测司领导和值班处室保持通讯畅通，密切关注赤潮发生发展动态，协调指挥应急响应工作。根据赤潮应急需要派出工作组，监督指导监测预警工作，提供应急决策咨询和技术支持。如遇重大灾情，编报《自然资源部值班信息》。</w:t>
      </w:r>
    </w:p>
    <w:p w14:paraId="030149DC"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3. </w:t>
      </w:r>
      <w:r>
        <w:rPr>
          <w:rFonts w:ascii="Times New Roman" w:eastAsia="仿宋_GB2312" w:hAnsi="Times New Roman" w:hint="eastAsia"/>
          <w:color w:val="000000"/>
          <w:sz w:val="32"/>
          <w:szCs w:val="32"/>
          <w:shd w:val="clear" w:color="auto" w:fill="FFFFFF"/>
        </w:rPr>
        <w:t>海区局或省级自然资源（海洋）主管部门应组织每日</w:t>
      </w:r>
      <w:r>
        <w:rPr>
          <w:rFonts w:ascii="Times New Roman" w:eastAsia="仿宋_GB2312" w:hAnsi="Times New Roman" w:hint="eastAsia"/>
          <w:color w:val="000000"/>
          <w:sz w:val="32"/>
          <w:szCs w:val="32"/>
          <w:shd w:val="clear" w:color="auto" w:fill="FFFFFF"/>
        </w:rPr>
        <w:lastRenderedPageBreak/>
        <w:t>开展赤潮应急监测预警工作，将赤潮监测预警信息、灾害损失和应急响应情况等以《赤潮快报》形式报自然资源部海洋预警监测司</w:t>
      </w:r>
      <w:r>
        <w:rPr>
          <w:rFonts w:ascii="Times New Roman" w:eastAsia="仿宋_GB2312" w:hAnsi="Times New Roman" w:hint="eastAsia"/>
          <w:color w:val="000000"/>
          <w:sz w:val="32"/>
          <w:szCs w:val="32"/>
          <w:shd w:val="clear" w:color="auto" w:fill="FFFFFF"/>
        </w:rPr>
        <w:t>，并抄送自然资源部海洋减灾中心和国家卫星海洋应用中心</w:t>
      </w:r>
      <w:r>
        <w:rPr>
          <w:rFonts w:ascii="Times New Roman" w:eastAsia="仿宋_GB2312" w:hAnsi="Times New Roman" w:hint="eastAsia"/>
          <w:color w:val="000000"/>
          <w:sz w:val="32"/>
          <w:szCs w:val="32"/>
          <w:shd w:val="clear" w:color="auto" w:fill="FFFFFF"/>
        </w:rPr>
        <w:t>。信息报送频次为</w:t>
      </w:r>
      <w:r>
        <w:rPr>
          <w:rFonts w:ascii="Times New Roman" w:eastAsia="仿宋_GB2312" w:hAnsi="Times New Roman" w:hint="eastAsia"/>
          <w:color w:val="000000"/>
          <w:sz w:val="32"/>
          <w:szCs w:val="32"/>
          <w:shd w:val="clear" w:color="auto" w:fill="FFFFFF"/>
        </w:rPr>
        <w:t>每日</w:t>
      </w:r>
      <w:r>
        <w:rPr>
          <w:rFonts w:ascii="Times New Roman" w:eastAsia="仿宋_GB2312" w:hAnsi="Times New Roman" w:hint="eastAsia"/>
          <w:color w:val="000000"/>
          <w:sz w:val="32"/>
          <w:szCs w:val="32"/>
          <w:shd w:val="clear" w:color="auto" w:fill="FFFFFF"/>
        </w:rPr>
        <w:t>1</w:t>
      </w:r>
      <w:r>
        <w:rPr>
          <w:rFonts w:ascii="Times New Roman" w:eastAsia="仿宋_GB2312" w:hAnsi="Times New Roman" w:hint="eastAsia"/>
          <w:color w:val="000000"/>
          <w:sz w:val="32"/>
          <w:szCs w:val="32"/>
          <w:shd w:val="clear" w:color="auto" w:fill="FFFFFF"/>
        </w:rPr>
        <w:t>次。</w:t>
      </w:r>
    </w:p>
    <w:p w14:paraId="637B212F"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4. </w:t>
      </w:r>
      <w:r>
        <w:rPr>
          <w:rFonts w:ascii="Times New Roman" w:eastAsia="仿宋_GB2312" w:hAnsi="Times New Roman" w:hint="eastAsia"/>
          <w:color w:val="000000"/>
          <w:sz w:val="32"/>
          <w:szCs w:val="32"/>
          <w:shd w:val="clear" w:color="auto" w:fill="FFFFFF"/>
        </w:rPr>
        <w:t>灾害结束后，海区局或省级自然资源（海洋）主管部门应及时组织开展赤潮灾害调查评估工作，评估结果于响应终止后</w:t>
      </w:r>
      <w:r>
        <w:rPr>
          <w:rFonts w:ascii="Times New Roman" w:eastAsia="仿宋_GB2312" w:hAnsi="Times New Roman" w:hint="eastAsia"/>
          <w:color w:val="000000"/>
          <w:sz w:val="32"/>
          <w:szCs w:val="32"/>
          <w:shd w:val="clear" w:color="auto" w:fill="FFFFFF"/>
        </w:rPr>
        <w:t>10</w:t>
      </w:r>
      <w:r>
        <w:rPr>
          <w:rFonts w:ascii="Times New Roman" w:eastAsia="仿宋_GB2312" w:hAnsi="Times New Roman" w:hint="eastAsia"/>
          <w:color w:val="000000"/>
          <w:sz w:val="32"/>
          <w:szCs w:val="32"/>
          <w:shd w:val="clear" w:color="auto" w:fill="FFFFFF"/>
        </w:rPr>
        <w:t>个工作日内报自然资源部海洋预警监测司，并纳入当月《赤潮月报》内容。</w:t>
      </w:r>
    </w:p>
    <w:p w14:paraId="05B504FC"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楷体_GB2312" w:hAnsi="Times New Roman" w:hint="eastAsia"/>
          <w:sz w:val="32"/>
          <w:szCs w:val="32"/>
        </w:rPr>
        <w:t>（二）</w:t>
      </w:r>
      <w:r>
        <w:rPr>
          <w:rFonts w:ascii="Times New Roman" w:eastAsia="楷体_GB2312" w:hAnsi="Times New Roman"/>
          <w:color w:val="000000"/>
          <w:sz w:val="32"/>
          <w:szCs w:val="32"/>
        </w:rPr>
        <w:t>Ⅱ</w:t>
      </w:r>
      <w:r>
        <w:rPr>
          <w:rFonts w:ascii="Times New Roman" w:eastAsia="楷体_GB2312" w:hAnsi="Times New Roman"/>
          <w:color w:val="000000"/>
          <w:sz w:val="32"/>
          <w:szCs w:val="32"/>
        </w:rPr>
        <w:t>级应急响应程序</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 xml:space="preserve">1. </w:t>
      </w:r>
      <w:r>
        <w:rPr>
          <w:rFonts w:ascii="Times New Roman" w:eastAsia="仿宋_GB2312" w:hAnsi="Times New Roman" w:hint="eastAsia"/>
          <w:color w:val="000000"/>
          <w:sz w:val="32"/>
          <w:szCs w:val="32"/>
          <w:shd w:val="clear" w:color="auto" w:fill="FFFFFF"/>
        </w:rPr>
        <w:t>海区局或省级自然资源（海洋）主管部门应在获知确认信息后及时启动或调整为Ⅱ级应急响应，并报自然资源部海洋预警监测司。省级自然资源（海洋）主管部门同时通报海区局。</w:t>
      </w:r>
    </w:p>
    <w:p w14:paraId="0C8CFA29" w14:textId="77777777" w:rsidR="00D41776" w:rsidRDefault="00D41776">
      <w:pPr>
        <w:numPr>
          <w:ins w:id="2" w:author="高琳:" w:date="2021-06-30T10:42:00Z"/>
        </w:numPr>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    2. </w:t>
      </w:r>
      <w:r>
        <w:rPr>
          <w:rFonts w:ascii="Times New Roman" w:eastAsia="仿宋_GB2312" w:hAnsi="Times New Roman" w:hint="eastAsia"/>
          <w:color w:val="000000"/>
          <w:sz w:val="32"/>
          <w:szCs w:val="32"/>
          <w:shd w:val="clear" w:color="auto" w:fill="FFFFFF"/>
        </w:rPr>
        <w:t>自然资源部海洋预警监测司领导和值班处室保持通讯畅通，</w:t>
      </w:r>
      <w:r>
        <w:rPr>
          <w:rFonts w:ascii="仿宋_GB2312" w:eastAsia="仿宋_GB2312" w:hAnsi="仿宋" w:hint="eastAsia"/>
          <w:sz w:val="32"/>
          <w:szCs w:val="32"/>
        </w:rPr>
        <w:t>密切关注赤潮发生发展动态，协调指挥应急响应工作。</w:t>
      </w:r>
      <w:r>
        <w:rPr>
          <w:rFonts w:ascii="Times New Roman" w:eastAsia="仿宋_GB2312" w:hAnsi="Times New Roman" w:hint="eastAsia"/>
          <w:color w:val="000000"/>
          <w:sz w:val="32"/>
          <w:szCs w:val="32"/>
          <w:shd w:val="clear" w:color="auto" w:fill="FFFFFF"/>
        </w:rPr>
        <w:t>如遇重大灾情，编报《自然资源部值班信息》。</w:t>
      </w:r>
    </w:p>
    <w:p w14:paraId="1765BCBB" w14:textId="77777777" w:rsidR="00D41776" w:rsidRDefault="00D41776">
      <w:pPr>
        <w:numPr>
          <w:ins w:id="3" w:author="Unknown"/>
        </w:num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3. </w:t>
      </w:r>
      <w:r>
        <w:rPr>
          <w:rFonts w:ascii="Times New Roman" w:eastAsia="仿宋_GB2312" w:hAnsi="Times New Roman" w:hint="eastAsia"/>
          <w:color w:val="000000"/>
          <w:sz w:val="32"/>
          <w:szCs w:val="32"/>
          <w:shd w:val="clear" w:color="auto" w:fill="FFFFFF"/>
        </w:rPr>
        <w:t>海区局或省级自然资源（海洋）主管部门应及时组织赤潮应急监测及预警工作，根据赤潮应急需要组织专家赴赤潮灾害现场，提供决策咨询和技术支持。将赤潮监测预警信息、灾害损失和应急响应情况等以《赤潮快报》形式报自然资源部海洋预警监测司</w:t>
      </w:r>
      <w:r>
        <w:rPr>
          <w:rFonts w:ascii="Times New Roman" w:eastAsia="仿宋_GB2312" w:hAnsi="Times New Roman" w:hint="eastAsia"/>
          <w:color w:val="000000"/>
          <w:sz w:val="32"/>
          <w:szCs w:val="32"/>
          <w:shd w:val="clear" w:color="auto" w:fill="FFFFFF"/>
        </w:rPr>
        <w:t>，并抄送自然资源部海洋减灾中心和国家卫星海洋应用中心</w:t>
      </w:r>
      <w:r>
        <w:rPr>
          <w:rFonts w:ascii="Times New Roman" w:eastAsia="仿宋_GB2312" w:hAnsi="Times New Roman" w:hint="eastAsia"/>
          <w:color w:val="000000"/>
          <w:sz w:val="32"/>
          <w:szCs w:val="32"/>
          <w:shd w:val="clear" w:color="auto" w:fill="FFFFFF"/>
        </w:rPr>
        <w:t>。信息报送频次</w:t>
      </w:r>
      <w:r>
        <w:rPr>
          <w:rFonts w:ascii="Times New Roman" w:eastAsia="仿宋_GB2312" w:hAnsi="Times New Roman" w:hint="eastAsia"/>
          <w:color w:val="000000"/>
          <w:sz w:val="32"/>
          <w:szCs w:val="32"/>
          <w:shd w:val="clear" w:color="auto" w:fill="FFFFFF"/>
        </w:rPr>
        <w:t>不低于每周</w:t>
      </w:r>
      <w:r>
        <w:rPr>
          <w:rFonts w:ascii="Times New Roman" w:eastAsia="仿宋_GB2312" w:hAnsi="Times New Roman" w:hint="eastAsia"/>
          <w:color w:val="000000"/>
          <w:sz w:val="32"/>
          <w:szCs w:val="32"/>
          <w:shd w:val="clear" w:color="auto" w:fill="FFFFFF"/>
        </w:rPr>
        <w:t>2</w:t>
      </w:r>
      <w:r>
        <w:rPr>
          <w:rFonts w:ascii="Times New Roman" w:eastAsia="仿宋_GB2312" w:hAnsi="Times New Roman" w:hint="eastAsia"/>
          <w:color w:val="000000"/>
          <w:sz w:val="32"/>
          <w:szCs w:val="32"/>
          <w:shd w:val="clear" w:color="auto" w:fill="FFFFFF"/>
        </w:rPr>
        <w:t>次。</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lastRenderedPageBreak/>
        <w:t xml:space="preserve">    4. </w:t>
      </w:r>
      <w:r>
        <w:rPr>
          <w:rFonts w:ascii="Times New Roman" w:eastAsia="仿宋_GB2312" w:hAnsi="Times New Roman" w:hint="eastAsia"/>
          <w:color w:val="000000"/>
          <w:sz w:val="32"/>
          <w:szCs w:val="32"/>
          <w:shd w:val="clear" w:color="auto" w:fill="FFFFFF"/>
        </w:rPr>
        <w:t>灾害结束后，海区局或省级自然资源（海洋）主管部门应及时组织开展赤潮灾害调查评估工作，评估结果于响应终止后</w:t>
      </w:r>
      <w:r>
        <w:rPr>
          <w:rFonts w:ascii="Times New Roman" w:eastAsia="仿宋_GB2312" w:hAnsi="Times New Roman" w:hint="eastAsia"/>
          <w:color w:val="000000"/>
          <w:sz w:val="32"/>
          <w:szCs w:val="32"/>
          <w:shd w:val="clear" w:color="auto" w:fill="FFFFFF"/>
        </w:rPr>
        <w:t>10</w:t>
      </w:r>
      <w:r>
        <w:rPr>
          <w:rFonts w:ascii="Times New Roman" w:eastAsia="仿宋_GB2312" w:hAnsi="Times New Roman" w:hint="eastAsia"/>
          <w:color w:val="000000"/>
          <w:sz w:val="32"/>
          <w:szCs w:val="32"/>
          <w:shd w:val="clear" w:color="auto" w:fill="FFFFFF"/>
        </w:rPr>
        <w:t>个工作日内报自然资源部海洋预警监测司，并纳入当月《赤潮月报》内容。</w:t>
      </w:r>
      <w:r>
        <w:rPr>
          <w:rFonts w:ascii="Times New Roman" w:eastAsia="仿宋_GB2312" w:hAnsi="Times New Roman" w:hint="eastAsia"/>
          <w:color w:val="000000"/>
          <w:sz w:val="32"/>
          <w:szCs w:val="32"/>
          <w:shd w:val="clear" w:color="auto" w:fill="FFFFFF"/>
        </w:rPr>
        <w:br/>
      </w:r>
      <w:r>
        <w:rPr>
          <w:rFonts w:ascii="Times New Roman" w:eastAsia="楷体_GB2312" w:hAnsi="Times New Roman" w:hint="eastAsia"/>
          <w:sz w:val="32"/>
          <w:szCs w:val="32"/>
        </w:rPr>
        <w:t xml:space="preserve">    </w:t>
      </w:r>
      <w:r>
        <w:rPr>
          <w:rFonts w:ascii="Times New Roman" w:eastAsia="楷体_GB2312" w:hAnsi="Times New Roman" w:hint="eastAsia"/>
          <w:sz w:val="32"/>
          <w:szCs w:val="32"/>
        </w:rPr>
        <w:t>（三）</w:t>
      </w:r>
      <w:r>
        <w:rPr>
          <w:rFonts w:ascii="Times New Roman" w:eastAsia="楷体_GB2312" w:hAnsi="Times New Roman"/>
          <w:color w:val="000000"/>
          <w:sz w:val="32"/>
          <w:szCs w:val="32"/>
        </w:rPr>
        <w:t>Ⅲ</w:t>
      </w:r>
      <w:r>
        <w:rPr>
          <w:rFonts w:ascii="Times New Roman" w:eastAsia="楷体_GB2312" w:hAnsi="Times New Roman"/>
          <w:color w:val="000000"/>
          <w:sz w:val="32"/>
          <w:szCs w:val="32"/>
        </w:rPr>
        <w:t>级应急响应程序</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32"/>
          <w:szCs w:val="32"/>
          <w:shd w:val="clear" w:color="auto" w:fill="FFFFFF"/>
        </w:rPr>
        <w:t xml:space="preserve">    1. </w:t>
      </w:r>
      <w:r>
        <w:rPr>
          <w:rFonts w:ascii="Times New Roman" w:eastAsia="仿宋_GB2312" w:hAnsi="Times New Roman" w:hint="eastAsia"/>
          <w:color w:val="000000"/>
          <w:sz w:val="32"/>
          <w:szCs w:val="32"/>
          <w:shd w:val="clear" w:color="auto" w:fill="FFFFFF"/>
        </w:rPr>
        <w:t>海区局或省级自然资源（海洋）主管部门应在获知确认信息后及时启动或调整为</w:t>
      </w:r>
      <w:r>
        <w:rPr>
          <w:rFonts w:ascii="Times New Roman" w:eastAsia="仿宋_GB2312" w:hAnsi="Times New Roman"/>
          <w:color w:val="000000"/>
          <w:sz w:val="32"/>
          <w:szCs w:val="32"/>
          <w:shd w:val="clear" w:color="auto" w:fill="FFFFFF"/>
        </w:rPr>
        <w:t>Ⅲ</w:t>
      </w:r>
      <w:r>
        <w:rPr>
          <w:rFonts w:ascii="Times New Roman" w:eastAsia="仿宋_GB2312" w:hAnsi="Times New Roman" w:hint="eastAsia"/>
          <w:color w:val="000000"/>
          <w:sz w:val="32"/>
          <w:szCs w:val="32"/>
          <w:shd w:val="clear" w:color="auto" w:fill="FFFFFF"/>
        </w:rPr>
        <w:t>级应急响应。省级自然资源（海洋）主管部门及时通报海区局。</w:t>
      </w:r>
    </w:p>
    <w:p w14:paraId="35061080"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2. </w:t>
      </w:r>
      <w:r>
        <w:rPr>
          <w:rFonts w:ascii="Times New Roman" w:eastAsia="仿宋_GB2312" w:hAnsi="Times New Roman" w:hint="eastAsia"/>
          <w:color w:val="000000"/>
          <w:sz w:val="32"/>
          <w:szCs w:val="32"/>
          <w:shd w:val="clear" w:color="auto" w:fill="FFFFFF"/>
        </w:rPr>
        <w:t>海区局或省级自然资源（海洋）主管部门应及时组织开展赤潮应急监测及预警工作，根据赤潮应急需要组织专家赴赤潮灾害现场，提供决策咨询和技术支持。对于造成人员伤亡或较大经济损失的赤潮灾害，应将赤潮监测预警信息、灾害损失和应急响应情况等综合信息以《赤潮快报》形式及时报自然资源部海洋预警监测司</w:t>
      </w:r>
      <w:r>
        <w:rPr>
          <w:rFonts w:ascii="Times New Roman" w:eastAsia="仿宋_GB2312" w:hAnsi="Times New Roman" w:hint="eastAsia"/>
          <w:color w:val="000000"/>
          <w:sz w:val="32"/>
          <w:szCs w:val="32"/>
          <w:shd w:val="clear" w:color="auto" w:fill="FFFFFF"/>
        </w:rPr>
        <w:t>，并抄送自然资源部海洋减灾中心和国家卫星海洋应用中心。</w:t>
      </w:r>
      <w:r>
        <w:rPr>
          <w:rFonts w:ascii="Times New Roman" w:eastAsia="仿宋_GB2312" w:hAnsi="Times New Roman" w:hint="eastAsia"/>
          <w:color w:val="000000"/>
          <w:sz w:val="32"/>
          <w:szCs w:val="32"/>
          <w:shd w:val="clear" w:color="auto" w:fill="FFFFFF"/>
        </w:rPr>
        <w:t>信息报送频次不低于每周</w:t>
      </w:r>
      <w:r>
        <w:rPr>
          <w:rFonts w:ascii="Times New Roman" w:eastAsia="仿宋_GB2312" w:hAnsi="Times New Roman" w:hint="eastAsia"/>
          <w:color w:val="000000"/>
          <w:sz w:val="32"/>
          <w:szCs w:val="32"/>
          <w:shd w:val="clear" w:color="auto" w:fill="FFFFFF"/>
        </w:rPr>
        <w:t>1</w:t>
      </w:r>
      <w:r>
        <w:rPr>
          <w:rFonts w:ascii="Times New Roman" w:eastAsia="仿宋_GB2312" w:hAnsi="Times New Roman" w:hint="eastAsia"/>
          <w:color w:val="000000"/>
          <w:sz w:val="32"/>
          <w:szCs w:val="32"/>
          <w:shd w:val="clear" w:color="auto" w:fill="FFFFFF"/>
        </w:rPr>
        <w:t>次。</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3. </w:t>
      </w:r>
      <w:r>
        <w:rPr>
          <w:rFonts w:ascii="Times New Roman" w:eastAsia="仿宋_GB2312" w:hAnsi="Times New Roman" w:hint="eastAsia"/>
          <w:color w:val="000000"/>
          <w:sz w:val="32"/>
          <w:szCs w:val="32"/>
          <w:shd w:val="clear" w:color="auto" w:fill="FFFFFF"/>
        </w:rPr>
        <w:t>灾害结束后，海区局或省级自然资源（海洋）主管部门应及时组织开展赤潮灾害调查评估工作，评估结果纳入当月《赤潮月报》内容。</w:t>
      </w:r>
    </w:p>
    <w:p w14:paraId="44B3CBAD"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楷体_GB2312" w:hAnsi="Times New Roman" w:hint="eastAsia"/>
          <w:sz w:val="32"/>
          <w:szCs w:val="32"/>
        </w:rPr>
        <w:t>（四）</w:t>
      </w:r>
      <w:r>
        <w:rPr>
          <w:rFonts w:ascii="Times New Roman" w:eastAsia="楷体_GB2312" w:hAnsi="Times New Roman"/>
          <w:color w:val="000000"/>
          <w:sz w:val="32"/>
          <w:szCs w:val="32"/>
        </w:rPr>
        <w:t>应急响应终止与调整</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 xml:space="preserve">1. </w:t>
      </w:r>
      <w:r>
        <w:rPr>
          <w:rFonts w:ascii="Times New Roman" w:eastAsia="仿宋_GB2312" w:hAnsi="Times New Roman" w:hint="eastAsia"/>
          <w:color w:val="000000"/>
          <w:sz w:val="32"/>
          <w:szCs w:val="32"/>
          <w:shd w:val="clear" w:color="auto" w:fill="FFFFFF"/>
        </w:rPr>
        <w:t>应急响应终止</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当赤潮灾害达到</w:t>
      </w:r>
      <w:r>
        <w:rPr>
          <w:rFonts w:ascii="Times New Roman" w:eastAsia="仿宋_GB2312" w:hAnsi="Times New Roman"/>
          <w:color w:val="000000"/>
          <w:sz w:val="32"/>
          <w:szCs w:val="32"/>
          <w:shd w:val="clear" w:color="auto" w:fill="FFFFFF"/>
        </w:rPr>
        <w:t>Ⅲ</w:t>
      </w:r>
      <w:r>
        <w:rPr>
          <w:rFonts w:ascii="Times New Roman" w:eastAsia="仿宋_GB2312" w:hAnsi="Times New Roman" w:hint="eastAsia"/>
          <w:color w:val="000000"/>
          <w:sz w:val="32"/>
          <w:szCs w:val="32"/>
          <w:shd w:val="clear" w:color="auto" w:fill="FFFFFF"/>
        </w:rPr>
        <w:t>级应急响应标准以下时，海区局或省</w:t>
      </w:r>
      <w:r>
        <w:rPr>
          <w:rFonts w:ascii="Times New Roman" w:eastAsia="仿宋_GB2312" w:hAnsi="Times New Roman" w:hint="eastAsia"/>
          <w:color w:val="000000"/>
          <w:sz w:val="32"/>
          <w:szCs w:val="32"/>
          <w:shd w:val="clear" w:color="auto" w:fill="FFFFFF"/>
        </w:rPr>
        <w:lastRenderedPageBreak/>
        <w:t>级自然资源（海洋）主管部门可适时决定终止应急响应程序，并继续组织开展监测至赤潮消亡。</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2. </w:t>
      </w:r>
      <w:r>
        <w:rPr>
          <w:rFonts w:ascii="Times New Roman" w:eastAsia="仿宋_GB2312" w:hAnsi="Times New Roman" w:hint="eastAsia"/>
          <w:color w:val="000000"/>
          <w:sz w:val="32"/>
          <w:szCs w:val="32"/>
          <w:shd w:val="clear" w:color="auto" w:fill="FFFFFF"/>
        </w:rPr>
        <w:t>应急响应调整</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根据赤潮灾害发生情况、发展趋势及危害影响程度的变化，海区局或省级自然资源（海洋）主管部门可适时决定调整应急响应级别。</w:t>
      </w:r>
      <w:r>
        <w:rPr>
          <w:rFonts w:ascii="Times New Roman" w:eastAsia="仿宋_GB2312" w:hAnsi="Times New Roman" w:hint="eastAsia"/>
          <w:color w:val="000000"/>
          <w:sz w:val="32"/>
          <w:szCs w:val="32"/>
          <w:shd w:val="clear" w:color="auto" w:fill="FFFFFF"/>
        </w:rPr>
        <w:br/>
      </w:r>
      <w:r>
        <w:rPr>
          <w:rFonts w:ascii="Times New Roman" w:eastAsia="黑体" w:hAnsi="Times New Roman" w:hint="eastAsia"/>
          <w:sz w:val="32"/>
          <w:szCs w:val="32"/>
        </w:rPr>
        <w:t xml:space="preserve">　　五、信息公开</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各海区局和省级自然资源（海洋）主管部门负责责任海域赤潮</w:t>
      </w:r>
      <w:r>
        <w:rPr>
          <w:rFonts w:ascii="Times New Roman" w:eastAsia="仿宋_GB2312" w:hAnsi="Times New Roman" w:hint="eastAsia"/>
          <w:sz w:val="32"/>
          <w:szCs w:val="32"/>
        </w:rPr>
        <w:t>监测预警</w:t>
      </w:r>
      <w:r>
        <w:rPr>
          <w:rFonts w:ascii="Times New Roman" w:eastAsia="仿宋_GB2312" w:hAnsi="Times New Roman" w:hint="eastAsia"/>
          <w:color w:val="000000"/>
          <w:sz w:val="32"/>
          <w:szCs w:val="32"/>
          <w:shd w:val="clear" w:color="auto" w:fill="FFFFFF"/>
        </w:rPr>
        <w:t>信息公开，通过电视、广播、报纸、互联网等多种途径，主动、及时、准确、客观地向社会发布赤潮灾害监测预警和应对工作信息，回应社会关切，澄清不实信息，引导社会舆论。</w:t>
      </w:r>
    </w:p>
    <w:p w14:paraId="40998922"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黑体" w:hAnsi="Times New Roman" w:hint="eastAsia"/>
          <w:sz w:val="32"/>
          <w:szCs w:val="32"/>
        </w:rPr>
        <w:t>六、应急保障</w:t>
      </w:r>
      <w:r>
        <w:rPr>
          <w:rFonts w:ascii="Times New Roman" w:eastAsia="仿宋_GB2312" w:hAnsi="Times New Roman" w:hint="eastAsia"/>
          <w:color w:val="000000"/>
          <w:sz w:val="28"/>
          <w:szCs w:val="28"/>
        </w:rPr>
        <w:br/>
      </w:r>
      <w:r>
        <w:rPr>
          <w:rFonts w:ascii="Times New Roman" w:eastAsia="楷体_GB2312" w:hAnsi="Times New Roman" w:hint="eastAsia"/>
          <w:sz w:val="32"/>
          <w:szCs w:val="32"/>
        </w:rPr>
        <w:t xml:space="preserve">    </w:t>
      </w:r>
      <w:r>
        <w:rPr>
          <w:rFonts w:ascii="Times New Roman" w:eastAsia="楷体_GB2312" w:hAnsi="Times New Roman"/>
          <w:color w:val="000000"/>
          <w:sz w:val="32"/>
          <w:szCs w:val="32"/>
        </w:rPr>
        <w:t>（一）</w:t>
      </w:r>
      <w:r>
        <w:rPr>
          <w:rFonts w:ascii="Times New Roman" w:eastAsia="楷体_GB2312" w:hAnsi="Times New Roman"/>
          <w:sz w:val="32"/>
          <w:szCs w:val="32"/>
        </w:rPr>
        <w:t>加强组织领导</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各级自然资源（海洋）主管部门加强对赤潮灾害应急工作的组织和领导，建立健全赤潮灾害应急工作体系，强化与各级人民政府及有关部门的沟通和协调。各海区局应加强对省级自然资源（海洋）主管部门预案执行的监督，并提供技术指导和协助。</w:t>
      </w:r>
      <w:r>
        <w:rPr>
          <w:rFonts w:ascii="Times New Roman" w:eastAsia="仿宋_GB2312" w:hAnsi="Times New Roman" w:hint="eastAsia"/>
          <w:color w:val="000000"/>
          <w:sz w:val="32"/>
          <w:szCs w:val="32"/>
          <w:shd w:val="clear" w:color="auto" w:fill="FFFFFF"/>
        </w:rPr>
        <w:br/>
      </w:r>
      <w:r>
        <w:rPr>
          <w:rFonts w:ascii="Times New Roman" w:eastAsia="楷体_GB2312" w:hAnsi="Times New Roman" w:hint="eastAsia"/>
          <w:color w:val="000000"/>
          <w:sz w:val="32"/>
          <w:szCs w:val="32"/>
        </w:rPr>
        <w:t xml:space="preserve">　　</w:t>
      </w:r>
      <w:r>
        <w:rPr>
          <w:rFonts w:ascii="Times New Roman" w:eastAsia="楷体_GB2312" w:hAnsi="Times New Roman" w:hint="eastAsia"/>
          <w:sz w:val="32"/>
          <w:szCs w:val="32"/>
        </w:rPr>
        <w:t>（二）建立多元投入渠道</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各级自然资源（海洋）主管部门按照事权和财政支出责任划分，推动赤潮灾害预警监测纳入各级财政的重点支持领</w:t>
      </w:r>
      <w:r>
        <w:rPr>
          <w:rFonts w:ascii="Times New Roman" w:eastAsia="仿宋_GB2312" w:hAnsi="Times New Roman" w:hint="eastAsia"/>
          <w:color w:val="000000"/>
          <w:sz w:val="32"/>
          <w:szCs w:val="32"/>
          <w:shd w:val="clear" w:color="auto" w:fill="FFFFFF"/>
        </w:rPr>
        <w:lastRenderedPageBreak/>
        <w:t>域，加大资金投入力度，积极引导社会资金投入。</w:t>
      </w:r>
    </w:p>
    <w:p w14:paraId="5D2EBCA9" w14:textId="77777777" w:rsidR="00D41776" w:rsidRDefault="00D41776">
      <w:pPr>
        <w:ind w:firstLineChars="200" w:firstLine="640"/>
        <w:rPr>
          <w:rFonts w:ascii="Times New Roman" w:eastAsia="仿宋_GB2312" w:hAnsi="Times New Roman"/>
          <w:color w:val="000000"/>
          <w:sz w:val="32"/>
          <w:szCs w:val="32"/>
          <w:shd w:val="clear" w:color="auto" w:fill="FFFFFF"/>
        </w:rPr>
      </w:pPr>
      <w:r>
        <w:rPr>
          <w:rFonts w:ascii="Times New Roman" w:eastAsia="楷体_GB2312" w:hAnsi="Times New Roman" w:hint="eastAsia"/>
          <w:sz w:val="32"/>
          <w:szCs w:val="32"/>
        </w:rPr>
        <w:t>（三）加强人才队伍建设</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各级自然资源（海洋）主管部门应加强赤潮监测预警和调查评估工作能力建设，培养训练有素的赤潮应急监测、预警等专门人才。根据各自实际情况定期组织开展不同形式和规模的赤潮灾害应急演习演练，切实提高灾害应急响应能力。</w:t>
      </w:r>
      <w:r>
        <w:rPr>
          <w:rFonts w:ascii="Times New Roman" w:eastAsia="仿宋_GB2312" w:hAnsi="Times New Roman" w:hint="eastAsia"/>
          <w:color w:val="000000"/>
          <w:sz w:val="28"/>
          <w:szCs w:val="28"/>
        </w:rPr>
        <w:br/>
      </w:r>
      <w:r>
        <w:rPr>
          <w:rFonts w:ascii="Times New Roman" w:eastAsia="黑体" w:hAnsi="Times New Roman" w:hint="eastAsia"/>
          <w:sz w:val="32"/>
          <w:szCs w:val="32"/>
        </w:rPr>
        <w:t xml:space="preserve">    </w:t>
      </w:r>
      <w:r>
        <w:rPr>
          <w:rFonts w:ascii="Times New Roman" w:eastAsia="黑体" w:hAnsi="Times New Roman" w:hint="eastAsia"/>
          <w:sz w:val="32"/>
          <w:szCs w:val="32"/>
        </w:rPr>
        <w:t>七、</w:t>
      </w:r>
      <w:r>
        <w:rPr>
          <w:rFonts w:ascii="Times New Roman" w:eastAsia="黑体" w:hAnsi="Times New Roman" w:hint="eastAsia"/>
          <w:color w:val="000000"/>
          <w:sz w:val="32"/>
          <w:szCs w:val="32"/>
        </w:rPr>
        <w:t>预案管理</w:t>
      </w:r>
      <w:r>
        <w:rPr>
          <w:rFonts w:ascii="Times New Roman" w:eastAsia="仿宋_GB2312" w:hAnsi="Times New Roman" w:hint="eastAsia"/>
          <w:color w:val="000000"/>
          <w:sz w:val="28"/>
          <w:szCs w:val="28"/>
        </w:rPr>
        <w:br/>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28"/>
          <w:szCs w:val="28"/>
          <w:shd w:val="clear" w:color="auto" w:fill="FFFFFF"/>
        </w:rPr>
        <w:t xml:space="preserve">  </w:t>
      </w:r>
      <w:r>
        <w:rPr>
          <w:rFonts w:ascii="Times New Roman" w:eastAsia="仿宋_GB2312" w:hAnsi="Times New Roman" w:hint="eastAsia"/>
          <w:color w:val="000000"/>
          <w:sz w:val="32"/>
          <w:szCs w:val="32"/>
          <w:shd w:val="clear" w:color="auto" w:fill="FFFFFF"/>
        </w:rPr>
        <w:t>本预案由自然资源部制定并负责解释，实施组织评估与修订。</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各海区局和省级自然资源（海洋）主管部门结合实际情况和应急工作需求，制定本单位赤潮应急预案，明确职责分工，细化应急响应流程，并向自然资源部备案。</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本预案自发布之日起实施，《赤潮灾害应急预案》（国海环字〔</w:t>
      </w:r>
      <w:r>
        <w:rPr>
          <w:rFonts w:ascii="Times New Roman" w:eastAsia="仿宋_GB2312" w:hAnsi="Times New Roman" w:hint="eastAsia"/>
          <w:color w:val="000000"/>
          <w:sz w:val="32"/>
          <w:szCs w:val="32"/>
          <w:shd w:val="clear" w:color="auto" w:fill="FFFFFF"/>
        </w:rPr>
        <w:t>2009</w:t>
      </w:r>
      <w:r>
        <w:rPr>
          <w:rFonts w:ascii="Times New Roman" w:eastAsia="仿宋_GB2312" w:hAnsi="Times New Roman" w:hint="eastAsia"/>
          <w:color w:val="000000"/>
          <w:sz w:val="32"/>
          <w:szCs w:val="32"/>
          <w:shd w:val="clear" w:color="auto" w:fill="FFFFFF"/>
        </w:rPr>
        <w:t>〕</w:t>
      </w:r>
      <w:r>
        <w:rPr>
          <w:rFonts w:ascii="Times New Roman" w:eastAsia="仿宋_GB2312" w:hAnsi="Times New Roman" w:hint="eastAsia"/>
          <w:color w:val="000000"/>
          <w:sz w:val="32"/>
          <w:szCs w:val="32"/>
          <w:shd w:val="clear" w:color="auto" w:fill="FFFFFF"/>
        </w:rPr>
        <w:t>443</w:t>
      </w:r>
      <w:r>
        <w:rPr>
          <w:rFonts w:ascii="Times New Roman" w:eastAsia="仿宋_GB2312" w:hAnsi="Times New Roman" w:hint="eastAsia"/>
          <w:color w:val="000000"/>
          <w:sz w:val="32"/>
          <w:szCs w:val="32"/>
          <w:shd w:val="clear" w:color="auto" w:fill="FFFFFF"/>
        </w:rPr>
        <w:t>号）同时废止。</w:t>
      </w:r>
    </w:p>
    <w:p w14:paraId="65087B08" w14:textId="77777777" w:rsidR="00D41776" w:rsidRDefault="00D41776">
      <w:pPr>
        <w:jc w:val="left"/>
        <w:rPr>
          <w:rFonts w:ascii="黑体" w:eastAsia="黑体" w:hAnsi="黑体"/>
          <w:sz w:val="32"/>
          <w:szCs w:val="32"/>
        </w:rPr>
      </w:pPr>
      <w:r>
        <w:rPr>
          <w:rFonts w:ascii="Times New Roman" w:eastAsia="仿宋_GB2312" w:hAnsi="Times New Roman" w:hint="eastAsia"/>
          <w:color w:val="000000"/>
          <w:sz w:val="32"/>
          <w:szCs w:val="32"/>
          <w:shd w:val="clear" w:color="auto" w:fill="FFFFFF"/>
        </w:rPr>
        <w:br w:type="page"/>
      </w:r>
      <w:r>
        <w:rPr>
          <w:rFonts w:ascii="黑体" w:eastAsia="黑体" w:hAnsi="黑体" w:hint="eastAsia"/>
          <w:sz w:val="32"/>
          <w:szCs w:val="32"/>
        </w:rPr>
        <w:lastRenderedPageBreak/>
        <w:t>附录</w:t>
      </w:r>
      <w:r>
        <w:rPr>
          <w:rFonts w:ascii="黑体" w:eastAsia="黑体" w:hAnsi="黑体" w:hint="eastAsia"/>
          <w:sz w:val="32"/>
          <w:szCs w:val="32"/>
        </w:rPr>
        <w:t>1</w:t>
      </w:r>
    </w:p>
    <w:p w14:paraId="1164C15E" w14:textId="77777777" w:rsidR="00D41776" w:rsidRDefault="00D41776">
      <w:pPr>
        <w:jc w:val="center"/>
        <w:rPr>
          <w:rFonts w:ascii="方正小标宋_GBK" w:eastAsia="方正小标宋_GBK" w:hAnsi="方正小标宋_GBK" w:cs="方正小标宋_GBK" w:hint="eastAsia"/>
          <w:color w:val="000000"/>
          <w:sz w:val="44"/>
          <w:szCs w:val="44"/>
          <w:shd w:val="clear" w:color="auto" w:fill="FFFFFF"/>
        </w:rPr>
      </w:pPr>
      <w:r>
        <w:rPr>
          <w:rFonts w:ascii="方正小标宋_GBK" w:eastAsia="方正小标宋_GBK" w:hAnsi="方正小标宋_GBK" w:cs="方正小标宋_GBK" w:hint="eastAsia"/>
          <w:color w:val="000000"/>
          <w:sz w:val="44"/>
          <w:szCs w:val="44"/>
          <w:shd w:val="clear" w:color="auto" w:fill="FFFFFF"/>
        </w:rPr>
        <w:t>赤潮灾害相关术语</w:t>
      </w:r>
    </w:p>
    <w:p w14:paraId="615AF65B" w14:textId="77777777" w:rsidR="00D41776" w:rsidRDefault="00D41776">
      <w:pPr>
        <w:numPr>
          <w:ilvl w:val="0"/>
          <w:numId w:val="2"/>
        </w:numPr>
        <w:spacing w:line="360" w:lineRule="auto"/>
        <w:ind w:firstLineChars="200" w:firstLine="640"/>
        <w:rPr>
          <w:rFonts w:ascii="黑体" w:eastAsia="黑体" w:hAnsi="黑体" w:cs="黑体"/>
          <w:sz w:val="32"/>
          <w:szCs w:val="32"/>
        </w:rPr>
      </w:pPr>
      <w:r>
        <w:rPr>
          <w:rFonts w:ascii="黑体" w:eastAsia="黑体" w:hAnsi="黑体" w:cs="黑体" w:hint="eastAsia"/>
          <w:sz w:val="32"/>
          <w:szCs w:val="32"/>
        </w:rPr>
        <w:t>赤潮</w:t>
      </w:r>
    </w:p>
    <w:p w14:paraId="79A9FEA3" w14:textId="77777777" w:rsidR="00D41776" w:rsidRDefault="00D41776">
      <w:pPr>
        <w:spacing w:line="360" w:lineRule="auto"/>
        <w:ind w:firstLineChars="200" w:firstLine="640"/>
        <w:rPr>
          <w:rFonts w:ascii="黑体" w:eastAsia="黑体" w:hAnsi="黑体" w:cs="黑体"/>
          <w:sz w:val="32"/>
          <w:szCs w:val="32"/>
        </w:rPr>
      </w:pPr>
      <w:r>
        <w:rPr>
          <w:rFonts w:ascii="Times New Roman" w:eastAsia="仿宋_GB2312" w:hAnsi="Times New Roman" w:hint="eastAsia"/>
          <w:color w:val="000000"/>
          <w:sz w:val="32"/>
          <w:szCs w:val="32"/>
          <w:shd w:val="clear" w:color="auto" w:fill="FFFFFF"/>
        </w:rPr>
        <w:t>海洋浮游生物在一定环境条件下暴发性增殖或聚集达到某一密度，引起水体变色或对海洋中其他生物产生危害的一种生态异常现象，又称有害藻华。</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二、</w:t>
      </w:r>
      <w:r>
        <w:rPr>
          <w:rFonts w:ascii="黑体" w:eastAsia="黑体" w:hAnsi="黑体" w:cs="黑体" w:hint="eastAsia"/>
          <w:sz w:val="32"/>
          <w:szCs w:val="32"/>
        </w:rPr>
        <w:t>赤潮生物</w:t>
      </w:r>
    </w:p>
    <w:p w14:paraId="099A9D8B" w14:textId="77777777" w:rsidR="00D41776" w:rsidRDefault="00D41776">
      <w:pPr>
        <w:spacing w:line="360" w:lineRule="auto"/>
        <w:ind w:firstLineChars="200" w:firstLine="640"/>
        <w:rPr>
          <w:rFonts w:ascii="黑体" w:eastAsia="黑体" w:hAnsi="黑体" w:cs="黑体"/>
          <w:sz w:val="32"/>
          <w:szCs w:val="32"/>
        </w:rPr>
      </w:pPr>
      <w:r>
        <w:rPr>
          <w:rFonts w:ascii="Times New Roman" w:eastAsia="仿宋_GB2312" w:hAnsi="Times New Roman" w:hint="eastAsia"/>
          <w:color w:val="000000"/>
          <w:sz w:val="32"/>
          <w:szCs w:val="32"/>
          <w:shd w:val="clear" w:color="auto" w:fill="FFFFFF"/>
        </w:rPr>
        <w:t>能够大量繁殖并引发赤潮的生物。赤潮生物包括浮游藻类、原生动物和蓝细菌等。</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三、</w:t>
      </w:r>
      <w:r>
        <w:rPr>
          <w:rFonts w:ascii="黑体" w:eastAsia="黑体" w:hAnsi="黑体" w:cs="黑体" w:hint="eastAsia"/>
          <w:sz w:val="32"/>
          <w:szCs w:val="32"/>
        </w:rPr>
        <w:t>赤潮藻毒素</w:t>
      </w:r>
    </w:p>
    <w:p w14:paraId="0B9A8762" w14:textId="77777777" w:rsidR="00D41776" w:rsidRDefault="00D41776">
      <w:pPr>
        <w:spacing w:line="360" w:lineRule="auto"/>
        <w:ind w:firstLineChars="200" w:firstLine="640"/>
        <w:rPr>
          <w:rFonts w:ascii="黑体" w:eastAsia="黑体" w:hAnsi="黑体" w:cs="黑体"/>
          <w:sz w:val="32"/>
          <w:szCs w:val="32"/>
        </w:rPr>
      </w:pPr>
      <w:r>
        <w:rPr>
          <w:rFonts w:ascii="Times New Roman" w:eastAsia="仿宋_GB2312" w:hAnsi="Times New Roman" w:hint="eastAsia"/>
          <w:color w:val="000000"/>
          <w:sz w:val="32"/>
          <w:szCs w:val="32"/>
          <w:shd w:val="clear" w:color="auto" w:fill="FFFFFF"/>
        </w:rPr>
        <w:t>由有毒赤潮藻产生的具有毒副作用的天然有机化合物。危害性较大的几种毒素分别是麻痹性贝毒素（</w:t>
      </w:r>
      <w:r>
        <w:rPr>
          <w:rFonts w:ascii="Times New Roman" w:eastAsia="仿宋_GB2312" w:hAnsi="Times New Roman" w:hint="eastAsia"/>
          <w:color w:val="000000"/>
          <w:sz w:val="32"/>
          <w:szCs w:val="32"/>
          <w:shd w:val="clear" w:color="auto" w:fill="FFFFFF"/>
        </w:rPr>
        <w:t>PSP</w:t>
      </w:r>
      <w:r>
        <w:rPr>
          <w:rFonts w:ascii="Times New Roman" w:eastAsia="仿宋_GB2312" w:hAnsi="Times New Roman" w:hint="eastAsia"/>
          <w:color w:val="000000"/>
          <w:sz w:val="32"/>
          <w:szCs w:val="32"/>
          <w:shd w:val="clear" w:color="auto" w:fill="FFFFFF"/>
        </w:rPr>
        <w:t>）、腹泻性贝毒素（</w:t>
      </w:r>
      <w:r>
        <w:rPr>
          <w:rFonts w:ascii="Times New Roman" w:eastAsia="仿宋_GB2312" w:hAnsi="Times New Roman" w:hint="eastAsia"/>
          <w:color w:val="000000"/>
          <w:sz w:val="32"/>
          <w:szCs w:val="32"/>
          <w:shd w:val="clear" w:color="auto" w:fill="FFFFFF"/>
        </w:rPr>
        <w:t>DSP</w:t>
      </w:r>
      <w:r>
        <w:rPr>
          <w:rFonts w:ascii="Times New Roman" w:eastAsia="仿宋_GB2312" w:hAnsi="Times New Roman" w:hint="eastAsia"/>
          <w:color w:val="000000"/>
          <w:sz w:val="32"/>
          <w:szCs w:val="32"/>
          <w:shd w:val="clear" w:color="auto" w:fill="FFFFFF"/>
        </w:rPr>
        <w:t>）、神经性贝毒素（</w:t>
      </w:r>
      <w:r>
        <w:rPr>
          <w:rFonts w:ascii="Times New Roman" w:eastAsia="仿宋_GB2312" w:hAnsi="Times New Roman" w:hint="eastAsia"/>
          <w:color w:val="000000"/>
          <w:sz w:val="32"/>
          <w:szCs w:val="32"/>
          <w:shd w:val="clear" w:color="auto" w:fill="FFFFFF"/>
        </w:rPr>
        <w:t>NSP</w:t>
      </w:r>
      <w:r>
        <w:rPr>
          <w:rFonts w:ascii="Times New Roman" w:eastAsia="仿宋_GB2312" w:hAnsi="Times New Roman" w:hint="eastAsia"/>
          <w:color w:val="000000"/>
          <w:sz w:val="32"/>
          <w:szCs w:val="32"/>
          <w:shd w:val="clear" w:color="auto" w:fill="FFFFFF"/>
        </w:rPr>
        <w:t>）、西加鱼毒素（</w:t>
      </w:r>
      <w:r>
        <w:rPr>
          <w:rFonts w:ascii="Times New Roman" w:eastAsia="仿宋_GB2312" w:hAnsi="Times New Roman" w:hint="eastAsia"/>
          <w:color w:val="000000"/>
          <w:sz w:val="32"/>
          <w:szCs w:val="32"/>
          <w:shd w:val="clear" w:color="auto" w:fill="FFFFFF"/>
        </w:rPr>
        <w:t>CFP</w:t>
      </w:r>
      <w:r>
        <w:rPr>
          <w:rFonts w:ascii="Times New Roman" w:eastAsia="仿宋_GB2312" w:hAnsi="Times New Roman" w:hint="eastAsia"/>
          <w:color w:val="000000"/>
          <w:sz w:val="32"/>
          <w:szCs w:val="32"/>
          <w:shd w:val="clear" w:color="auto" w:fill="FFFFFF"/>
        </w:rPr>
        <w:t>）、失忆性贝毒素（</w:t>
      </w:r>
      <w:r>
        <w:rPr>
          <w:rFonts w:ascii="Times New Roman" w:eastAsia="仿宋_GB2312" w:hAnsi="Times New Roman" w:hint="eastAsia"/>
          <w:color w:val="000000"/>
          <w:sz w:val="32"/>
          <w:szCs w:val="32"/>
          <w:shd w:val="clear" w:color="auto" w:fill="FFFFFF"/>
        </w:rPr>
        <w:t>ASP</w:t>
      </w:r>
      <w:r>
        <w:rPr>
          <w:rFonts w:ascii="Times New Roman" w:eastAsia="仿宋_GB2312" w:hAnsi="Times New Roman" w:hint="eastAsia"/>
          <w:color w:val="000000"/>
          <w:sz w:val="32"/>
          <w:szCs w:val="32"/>
          <w:shd w:val="clear" w:color="auto" w:fill="FFFFFF"/>
        </w:rPr>
        <w:t>）和蓝细菌毒素（蓝藻毒素，</w:t>
      </w:r>
      <w:r>
        <w:rPr>
          <w:rFonts w:ascii="Times New Roman" w:eastAsia="仿宋_GB2312" w:hAnsi="Times New Roman" w:hint="eastAsia"/>
          <w:color w:val="000000"/>
          <w:sz w:val="32"/>
          <w:szCs w:val="32"/>
          <w:shd w:val="clear" w:color="auto" w:fill="FFFFFF"/>
        </w:rPr>
        <w:t>CTP</w:t>
      </w:r>
      <w:r>
        <w:rPr>
          <w:rFonts w:ascii="Times New Roman" w:eastAsia="仿宋_GB2312" w:hAnsi="Times New Roman" w:hint="eastAsia"/>
          <w:color w:val="000000"/>
          <w:sz w:val="32"/>
          <w:szCs w:val="32"/>
          <w:shd w:val="clear" w:color="auto" w:fill="FFFFFF"/>
        </w:rPr>
        <w:t>）、溶血素等。</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四、</w:t>
      </w:r>
      <w:r>
        <w:rPr>
          <w:rFonts w:ascii="黑体" w:eastAsia="黑体" w:hAnsi="黑体" w:cs="黑体" w:hint="eastAsia"/>
          <w:sz w:val="32"/>
          <w:szCs w:val="32"/>
        </w:rPr>
        <w:t>有毒赤潮</w:t>
      </w:r>
    </w:p>
    <w:p w14:paraId="424882AF" w14:textId="77777777" w:rsidR="00D41776" w:rsidRDefault="00D41776">
      <w:pPr>
        <w:spacing w:line="360" w:lineRule="auto"/>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特指能引起人类中毒、甚至死亡的赤潮。</w:t>
      </w:r>
    </w:p>
    <w:p w14:paraId="72CA435F" w14:textId="77777777" w:rsidR="00D41776" w:rsidRDefault="00D41776">
      <w:pPr>
        <w:spacing w:line="360" w:lineRule="auto"/>
        <w:ind w:firstLineChars="200" w:firstLine="640"/>
        <w:rPr>
          <w:rFonts w:ascii="黑体" w:eastAsia="黑体" w:hAnsi="黑体" w:cs="黑体"/>
          <w:sz w:val="32"/>
          <w:szCs w:val="32"/>
        </w:rPr>
      </w:pPr>
      <w:r>
        <w:rPr>
          <w:rFonts w:ascii="黑体" w:eastAsia="黑体" w:hAnsi="黑体" w:cs="黑体" w:hint="eastAsia"/>
          <w:color w:val="000000"/>
          <w:sz w:val="32"/>
          <w:szCs w:val="32"/>
          <w:shd w:val="clear" w:color="auto" w:fill="FFFFFF"/>
        </w:rPr>
        <w:t>五、</w:t>
      </w:r>
      <w:r>
        <w:rPr>
          <w:rFonts w:ascii="黑体" w:eastAsia="黑体" w:hAnsi="黑体" w:cs="黑体" w:hint="eastAsia"/>
          <w:sz w:val="32"/>
          <w:szCs w:val="32"/>
        </w:rPr>
        <w:t>有害赤潮</w:t>
      </w:r>
    </w:p>
    <w:p w14:paraId="54877E82" w14:textId="77777777" w:rsidR="00D41776" w:rsidRDefault="00D41776">
      <w:pPr>
        <w:spacing w:line="360" w:lineRule="auto"/>
        <w:ind w:firstLineChars="200" w:firstLine="640"/>
        <w:rPr>
          <w:rFonts w:ascii="Times New Roman" w:eastAsia="仿宋_GB2312" w:hAnsi="Times New Roman"/>
          <w:color w:val="000000"/>
          <w:sz w:val="32"/>
          <w:szCs w:val="32"/>
          <w:shd w:val="clear" w:color="auto" w:fill="FFFFFF"/>
        </w:rPr>
      </w:pPr>
      <w:r>
        <w:rPr>
          <w:rFonts w:ascii="Times New Roman" w:eastAsia="仿宋_GB2312" w:hAnsi="Times New Roman" w:hint="eastAsia"/>
          <w:color w:val="000000"/>
          <w:sz w:val="32"/>
          <w:szCs w:val="32"/>
          <w:shd w:val="clear" w:color="auto" w:fill="FFFFFF"/>
        </w:rPr>
        <w:t>对人类没有直接危害，但可通过物理、化学等途径对海洋自然资源或海洋经济造成危害的赤潮。</w:t>
      </w:r>
    </w:p>
    <w:p w14:paraId="6D0D29C0" w14:textId="77777777" w:rsidR="00D41776" w:rsidRDefault="00D41776">
      <w:pPr>
        <w:spacing w:line="360" w:lineRule="auto"/>
        <w:ind w:firstLineChars="200" w:firstLine="640"/>
        <w:rPr>
          <w:rFonts w:ascii="黑体" w:eastAsia="黑体" w:hAnsi="黑体" w:cs="黑体"/>
          <w:sz w:val="32"/>
          <w:szCs w:val="32"/>
        </w:rPr>
      </w:pPr>
      <w:r>
        <w:rPr>
          <w:rFonts w:ascii="黑体" w:eastAsia="黑体" w:hAnsi="黑体" w:cs="黑体" w:hint="eastAsia"/>
          <w:color w:val="000000"/>
          <w:sz w:val="32"/>
          <w:szCs w:val="32"/>
          <w:shd w:val="clear" w:color="auto" w:fill="FFFFFF"/>
        </w:rPr>
        <w:t>六、</w:t>
      </w:r>
      <w:r>
        <w:rPr>
          <w:rFonts w:ascii="黑体" w:eastAsia="黑体" w:hAnsi="黑体" w:cs="黑体" w:hint="eastAsia"/>
          <w:sz w:val="32"/>
          <w:szCs w:val="32"/>
        </w:rPr>
        <w:t>其他赤潮</w:t>
      </w:r>
    </w:p>
    <w:p w14:paraId="2D079380" w14:textId="77777777" w:rsidR="00D41776" w:rsidRDefault="00D41776">
      <w:pPr>
        <w:spacing w:line="360" w:lineRule="auto"/>
        <w:ind w:firstLineChars="200" w:firstLine="640"/>
        <w:rPr>
          <w:rFonts w:ascii="黑体" w:eastAsia="黑体" w:hAnsi="黑体" w:cs="黑体"/>
          <w:sz w:val="32"/>
          <w:szCs w:val="32"/>
        </w:rPr>
      </w:pPr>
      <w:r>
        <w:rPr>
          <w:rFonts w:ascii="Times New Roman" w:eastAsia="仿宋_GB2312" w:hAnsi="Times New Roman" w:hint="eastAsia"/>
          <w:color w:val="000000"/>
          <w:sz w:val="32"/>
          <w:szCs w:val="32"/>
          <w:shd w:val="clear" w:color="auto" w:fill="FFFFFF"/>
        </w:rPr>
        <w:lastRenderedPageBreak/>
        <w:t>不产生毒素、尚未有造成海洋自然资源或海洋经济危害记录，但可能对海洋生态系统造成潜在影响的赤潮。</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七、</w:t>
      </w:r>
      <w:r>
        <w:rPr>
          <w:rFonts w:ascii="黑体" w:eastAsia="黑体" w:hAnsi="黑体" w:cs="黑体" w:hint="eastAsia"/>
          <w:sz w:val="32"/>
          <w:szCs w:val="32"/>
        </w:rPr>
        <w:t>近岸海域</w:t>
      </w:r>
    </w:p>
    <w:p w14:paraId="16B26CF2" w14:textId="77777777" w:rsidR="00D41776" w:rsidRDefault="00D41776">
      <w:pPr>
        <w:spacing w:line="360" w:lineRule="auto"/>
        <w:ind w:firstLineChars="200" w:firstLine="640"/>
        <w:rPr>
          <w:rFonts w:ascii="黑体" w:eastAsia="黑体" w:hAnsi="黑体" w:cs="黑体"/>
          <w:sz w:val="32"/>
          <w:szCs w:val="32"/>
        </w:rPr>
      </w:pPr>
      <w:r>
        <w:rPr>
          <w:rFonts w:ascii="Times New Roman" w:eastAsia="仿宋_GB2312" w:hAnsi="Times New Roman" w:hint="eastAsia"/>
          <w:color w:val="000000"/>
          <w:sz w:val="32"/>
          <w:szCs w:val="32"/>
          <w:shd w:val="clear" w:color="auto" w:fill="FFFFFF"/>
        </w:rPr>
        <w:t>我国领海外部界限向陆一侧的海域。渤海的近岸海域，为自沿岸多年平均大潮高潮线向海一侧</w:t>
      </w:r>
      <w:r>
        <w:rPr>
          <w:rFonts w:ascii="Times New Roman" w:eastAsia="仿宋_GB2312" w:hAnsi="Times New Roman" w:hint="eastAsia"/>
          <w:color w:val="000000"/>
          <w:sz w:val="32"/>
          <w:szCs w:val="32"/>
          <w:shd w:val="clear" w:color="auto" w:fill="FFFFFF"/>
        </w:rPr>
        <w:t>12</w:t>
      </w:r>
      <w:r>
        <w:rPr>
          <w:rFonts w:ascii="Times New Roman" w:eastAsia="仿宋_GB2312" w:hAnsi="Times New Roman" w:hint="eastAsia"/>
          <w:color w:val="000000"/>
          <w:sz w:val="32"/>
          <w:szCs w:val="32"/>
          <w:shd w:val="clear" w:color="auto" w:fill="FFFFFF"/>
        </w:rPr>
        <w:t>海里以内的海域。</w:t>
      </w:r>
      <w:r>
        <w:rPr>
          <w:rFonts w:ascii="Times New Roman" w:eastAsia="仿宋_GB2312" w:hAnsi="Times New Roman" w:hint="eastAsia"/>
          <w:color w:val="000000"/>
          <w:sz w:val="32"/>
          <w:szCs w:val="32"/>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八、</w:t>
      </w:r>
      <w:r>
        <w:rPr>
          <w:rFonts w:ascii="黑体" w:eastAsia="黑体" w:hAnsi="黑体" w:cs="黑体" w:hint="eastAsia"/>
          <w:sz w:val="32"/>
          <w:szCs w:val="32"/>
        </w:rPr>
        <w:t>重大活动海域</w:t>
      </w:r>
    </w:p>
    <w:p w14:paraId="560A326A" w14:textId="77777777" w:rsidR="00D41776" w:rsidRDefault="00D41776">
      <w:pPr>
        <w:spacing w:line="360" w:lineRule="auto"/>
        <w:ind w:firstLineChars="200" w:firstLine="640"/>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一旦暴发赤潮灾害，可能引发社会舆论关注，并影响具有重大国际影响的国事、国际交往、国家庆典举行等活动的海域，海域范围以具体活动通告为准。</w:t>
      </w:r>
    </w:p>
    <w:p w14:paraId="603CF6AE" w14:textId="77777777" w:rsidR="00D41776" w:rsidRDefault="00D41776">
      <w:pPr>
        <w:ind w:firstLineChars="200" w:firstLine="640"/>
        <w:rPr>
          <w:rFonts w:ascii="黑体" w:eastAsia="黑体" w:hAnsi="黑体" w:cs="黑体"/>
          <w:sz w:val="32"/>
          <w:szCs w:val="32"/>
        </w:rPr>
      </w:pPr>
      <w:r>
        <w:rPr>
          <w:rFonts w:ascii="黑体" w:eastAsia="黑体" w:hAnsi="黑体" w:cs="黑体" w:hint="eastAsia"/>
          <w:color w:val="000000"/>
          <w:sz w:val="32"/>
          <w:szCs w:val="32"/>
          <w:shd w:val="clear" w:color="auto" w:fill="FFFFFF"/>
        </w:rPr>
        <w:t>九、</w:t>
      </w:r>
      <w:r>
        <w:rPr>
          <w:rFonts w:ascii="黑体" w:eastAsia="黑体" w:hAnsi="黑体" w:cs="黑体" w:hint="eastAsia"/>
          <w:sz w:val="32"/>
          <w:szCs w:val="32"/>
        </w:rPr>
        <w:t>经济敏感海域</w:t>
      </w:r>
    </w:p>
    <w:p w14:paraId="1DD059D0" w14:textId="77777777" w:rsidR="00D41776" w:rsidRDefault="00D41776">
      <w:pPr>
        <w:ind w:firstLineChars="200" w:firstLine="640"/>
        <w:rPr>
          <w:rFonts w:ascii="Times New Roman" w:eastAsia="仿宋_GB2312" w:hAnsi="Times New Roman"/>
          <w:color w:val="000000"/>
          <w:sz w:val="28"/>
          <w:szCs w:val="28"/>
        </w:rPr>
      </w:pPr>
      <w:r>
        <w:rPr>
          <w:rFonts w:ascii="Times New Roman" w:eastAsia="仿宋_GB2312" w:hAnsi="Times New Roman" w:hint="eastAsia"/>
          <w:color w:val="000000"/>
          <w:sz w:val="32"/>
          <w:szCs w:val="32"/>
          <w:shd w:val="clear" w:color="auto" w:fill="FFFFFF"/>
        </w:rPr>
        <w:t>受赤潮灾害影响，可能产生较严重经济损失的海域，如渔业资源利用和养护区、滨海旅游区、滨海工业取排水区等。</w:t>
      </w:r>
      <w:r>
        <w:rPr>
          <w:rFonts w:ascii="Times New Roman" w:eastAsia="仿宋_GB2312" w:hAnsi="Times New Roman" w:hint="eastAsia"/>
          <w:color w:val="000000"/>
          <w:sz w:val="28"/>
          <w:szCs w:val="28"/>
        </w:rPr>
        <w:br/>
      </w:r>
    </w:p>
    <w:p w14:paraId="5D1249EA" w14:textId="77777777" w:rsidR="00D41776" w:rsidRDefault="00D41776">
      <w:pPr>
        <w:jc w:val="left"/>
        <w:rPr>
          <w:rFonts w:ascii="黑体" w:eastAsia="黑体" w:hAnsi="黑体"/>
          <w:sz w:val="32"/>
          <w:szCs w:val="32"/>
        </w:rPr>
      </w:pPr>
      <w:r>
        <w:rPr>
          <w:rFonts w:ascii="Times New Roman" w:eastAsia="仿宋_GB2312" w:hAnsi="Times New Roman" w:hint="eastAsia"/>
          <w:color w:val="000000"/>
          <w:sz w:val="28"/>
          <w:szCs w:val="28"/>
        </w:rPr>
        <w:br w:type="page"/>
      </w:r>
      <w:r>
        <w:rPr>
          <w:rFonts w:ascii="黑体" w:eastAsia="黑体" w:hAnsi="黑体" w:hint="eastAsia"/>
          <w:sz w:val="32"/>
          <w:szCs w:val="32"/>
        </w:rPr>
        <w:lastRenderedPageBreak/>
        <w:t>附录</w:t>
      </w:r>
      <w:r>
        <w:rPr>
          <w:rFonts w:ascii="黑体" w:eastAsia="黑体" w:hAnsi="黑体" w:hint="eastAsia"/>
          <w:sz w:val="32"/>
          <w:szCs w:val="32"/>
        </w:rPr>
        <w:t>2</w:t>
      </w:r>
    </w:p>
    <w:p w14:paraId="21AA8F8B" w14:textId="77777777" w:rsidR="00D41776" w:rsidRDefault="00D41776">
      <w:pPr>
        <w:jc w:val="center"/>
        <w:rPr>
          <w:rFonts w:ascii="方正小标宋_GBK" w:eastAsia="方正小标宋_GBK" w:hAnsi="方正小标宋_GBK" w:cs="方正小标宋_GBK" w:hint="eastAsia"/>
          <w:color w:val="000000"/>
          <w:sz w:val="44"/>
          <w:szCs w:val="44"/>
          <w:shd w:val="clear" w:color="auto" w:fill="FFFFFF"/>
        </w:rPr>
      </w:pPr>
      <w:r>
        <w:rPr>
          <w:rFonts w:ascii="方正小标宋_GBK" w:eastAsia="方正小标宋_GBK" w:hAnsi="方正小标宋_GBK" w:cs="方正小标宋_GBK" w:hint="eastAsia"/>
          <w:color w:val="000000"/>
          <w:sz w:val="44"/>
          <w:szCs w:val="44"/>
          <w:shd w:val="clear" w:color="auto" w:fill="FFFFFF"/>
        </w:rPr>
        <w:t>赤潮灾害应急响应相关要求</w:t>
      </w:r>
    </w:p>
    <w:p w14:paraId="275192CD" w14:textId="77777777" w:rsidR="00D41776" w:rsidRDefault="00D41776">
      <w:pPr>
        <w:ind w:firstLineChars="200" w:firstLine="640"/>
        <w:rPr>
          <w:rFonts w:ascii="黑体" w:eastAsia="黑体" w:hAnsi="黑体" w:cs="黑体"/>
          <w:color w:val="000000"/>
          <w:sz w:val="32"/>
          <w:szCs w:val="32"/>
          <w:shd w:val="clear" w:color="auto" w:fill="FFFFFF"/>
        </w:rPr>
      </w:pPr>
      <w:r>
        <w:rPr>
          <w:rFonts w:ascii="黑体" w:eastAsia="黑体" w:hAnsi="黑体" w:cs="黑体" w:hint="eastAsia"/>
          <w:color w:val="000000"/>
          <w:sz w:val="32"/>
          <w:szCs w:val="32"/>
          <w:shd w:val="clear" w:color="auto" w:fill="FFFFFF"/>
        </w:rPr>
        <w:t>一、赤潮监测预警应包含的内容</w:t>
      </w:r>
    </w:p>
    <w:p w14:paraId="7F798B00" w14:textId="77777777" w:rsidR="00D41776" w:rsidRDefault="00D41776">
      <w:pPr>
        <w:numPr>
          <w:ins w:id="4" w:author="高琳:" w:date="2021-06-30T11:09:00Z"/>
        </w:numPr>
        <w:spacing w:line="360" w:lineRule="auto"/>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    1. </w:t>
      </w:r>
      <w:r>
        <w:rPr>
          <w:rFonts w:ascii="Times New Roman" w:eastAsia="仿宋_GB2312" w:hAnsi="Times New Roman" w:hint="eastAsia"/>
          <w:color w:val="000000"/>
          <w:sz w:val="32"/>
          <w:szCs w:val="32"/>
          <w:shd w:val="clear" w:color="auto" w:fill="FFFFFF"/>
        </w:rPr>
        <w:t>赤潮灾害发生时间、地点、面积、范围。</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2. </w:t>
      </w:r>
      <w:r>
        <w:rPr>
          <w:rFonts w:ascii="Times New Roman" w:eastAsia="仿宋_GB2312" w:hAnsi="Times New Roman" w:hint="eastAsia"/>
          <w:color w:val="000000"/>
          <w:sz w:val="32"/>
          <w:szCs w:val="32"/>
          <w:shd w:val="clear" w:color="auto" w:fill="FFFFFF"/>
        </w:rPr>
        <w:t>赤潮发生海域内各项水文、气象、理化和生物指标的变化情况。</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3. </w:t>
      </w:r>
      <w:r>
        <w:rPr>
          <w:rFonts w:ascii="Times New Roman" w:eastAsia="仿宋_GB2312" w:hAnsi="Times New Roman" w:hint="eastAsia"/>
          <w:color w:val="000000"/>
          <w:sz w:val="32"/>
          <w:szCs w:val="32"/>
          <w:shd w:val="clear" w:color="auto" w:fill="FFFFFF"/>
        </w:rPr>
        <w:t>赤潮生物种类与毒性，有毒赤潮暴发海域水产品体内毒素含量，</w:t>
      </w:r>
      <w:r>
        <w:rPr>
          <w:rFonts w:ascii="Times New Roman" w:eastAsia="仿宋_GB2312" w:hAnsi="Times New Roman" w:hint="eastAsia"/>
          <w:color w:val="000000"/>
          <w:sz w:val="32"/>
          <w:szCs w:val="32"/>
          <w:shd w:val="clear" w:color="auto" w:fill="FFFFFF"/>
        </w:rPr>
        <w:t>若</w:t>
      </w:r>
      <w:r>
        <w:rPr>
          <w:rFonts w:ascii="Times New Roman" w:eastAsia="仿宋_GB2312" w:hAnsi="Times New Roman" w:hint="eastAsia"/>
          <w:color w:val="000000"/>
          <w:sz w:val="32"/>
          <w:szCs w:val="32"/>
          <w:shd w:val="clear" w:color="auto" w:fill="FFFFFF"/>
        </w:rPr>
        <w:t>赤潮发生区内存在养殖区，采集的生物应包含养殖区的主要养殖种类。</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4. </w:t>
      </w:r>
      <w:r>
        <w:rPr>
          <w:rFonts w:ascii="Times New Roman" w:eastAsia="仿宋_GB2312" w:hAnsi="Times New Roman" w:hint="eastAsia"/>
          <w:color w:val="000000"/>
          <w:sz w:val="32"/>
          <w:szCs w:val="32"/>
          <w:shd w:val="clear" w:color="auto" w:fill="FFFFFF"/>
        </w:rPr>
        <w:t>赤潮灾害发生地点、面积、海域水文气象状况等，评估赤潮灾害的可能规模，初步判定赤潮漂移与生长消亡趋势。</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5. </w:t>
      </w:r>
      <w:r>
        <w:rPr>
          <w:rFonts w:ascii="Times New Roman" w:eastAsia="仿宋_GB2312" w:hAnsi="Times New Roman" w:hint="eastAsia"/>
          <w:color w:val="000000"/>
          <w:sz w:val="32"/>
          <w:szCs w:val="32"/>
          <w:shd w:val="clear" w:color="auto" w:fill="FFFFFF"/>
        </w:rPr>
        <w:t>赤潮灾害是否对养殖业、旅游业和滨海工业取排水构成威胁。</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 xml:space="preserve">6. </w:t>
      </w:r>
      <w:r>
        <w:rPr>
          <w:rFonts w:ascii="Times New Roman" w:eastAsia="仿宋_GB2312" w:hAnsi="Times New Roman" w:hint="eastAsia"/>
          <w:color w:val="000000"/>
          <w:sz w:val="32"/>
          <w:szCs w:val="32"/>
          <w:shd w:val="clear" w:color="auto" w:fill="FFFFFF"/>
        </w:rPr>
        <w:t>赤潮灾害是否对公众健康构成威胁。</w:t>
      </w:r>
      <w:r>
        <w:rPr>
          <w:rFonts w:ascii="Times New Roman" w:eastAsia="仿宋_GB2312" w:hAnsi="Times New Roman" w:hint="eastAsia"/>
          <w:color w:val="000000"/>
          <w:sz w:val="32"/>
          <w:szCs w:val="32"/>
          <w:shd w:val="clear" w:color="auto" w:fill="FFFFFF"/>
        </w:rPr>
        <w:br/>
      </w:r>
      <w:r>
        <w:rPr>
          <w:rFonts w:ascii="黑体" w:eastAsia="黑体" w:hAnsi="黑体" w:cs="黑体" w:hint="eastAsia"/>
          <w:color w:val="000000"/>
          <w:sz w:val="32"/>
          <w:szCs w:val="32"/>
          <w:shd w:val="clear" w:color="auto" w:fill="FFFFFF"/>
        </w:rPr>
        <w:t xml:space="preserve">    </w:t>
      </w:r>
      <w:r>
        <w:rPr>
          <w:rFonts w:ascii="黑体" w:eastAsia="黑体" w:hAnsi="黑体" w:cs="黑体" w:hint="eastAsia"/>
          <w:color w:val="000000"/>
          <w:sz w:val="32"/>
          <w:szCs w:val="32"/>
          <w:shd w:val="clear" w:color="auto" w:fill="FFFFFF"/>
        </w:rPr>
        <w:t>二、</w:t>
      </w:r>
      <w:r>
        <w:rPr>
          <w:rFonts w:ascii="黑体" w:eastAsia="黑体" w:hAnsi="黑体" w:cs="黑体"/>
          <w:color w:val="000000"/>
          <w:sz w:val="32"/>
          <w:szCs w:val="32"/>
          <w:shd w:val="clear" w:color="auto" w:fill="FFFFFF"/>
        </w:rPr>
        <w:t>灾害</w:t>
      </w:r>
      <w:r>
        <w:rPr>
          <w:rFonts w:ascii="黑体" w:eastAsia="黑体" w:hAnsi="黑体" w:cs="黑体" w:hint="eastAsia"/>
          <w:color w:val="000000"/>
          <w:sz w:val="32"/>
          <w:szCs w:val="32"/>
          <w:shd w:val="clear" w:color="auto" w:fill="FFFFFF"/>
        </w:rPr>
        <w:t>调查</w:t>
      </w:r>
      <w:r>
        <w:rPr>
          <w:rFonts w:ascii="黑体" w:eastAsia="黑体" w:hAnsi="黑体" w:cs="黑体"/>
          <w:color w:val="000000"/>
          <w:sz w:val="32"/>
          <w:szCs w:val="32"/>
          <w:shd w:val="clear" w:color="auto" w:fill="FFFFFF"/>
        </w:rPr>
        <w:t>评估</w:t>
      </w:r>
      <w:r>
        <w:rPr>
          <w:rFonts w:ascii="黑体" w:eastAsia="黑体" w:hAnsi="黑体" w:cs="黑体" w:hint="eastAsia"/>
          <w:color w:val="000000"/>
          <w:sz w:val="32"/>
          <w:szCs w:val="32"/>
          <w:shd w:val="clear" w:color="auto" w:fill="FFFFFF"/>
        </w:rPr>
        <w:t>应包含的内容</w:t>
      </w:r>
      <w:r>
        <w:rPr>
          <w:rFonts w:ascii="Times New Roman" w:eastAsia="仿宋_GB2312" w:hAnsi="Times New Roman" w:hint="eastAsia"/>
          <w:color w:val="000000"/>
          <w:sz w:val="32"/>
          <w:szCs w:val="32"/>
          <w:shd w:val="clear" w:color="auto" w:fill="FFFFFF"/>
        </w:rPr>
        <w:br/>
      </w:r>
      <w:r>
        <w:rPr>
          <w:rFonts w:ascii="Times New Roman" w:eastAsia="仿宋_GB2312" w:hAnsi="Times New Roman" w:hint="eastAsia"/>
          <w:color w:val="000000"/>
          <w:sz w:val="32"/>
          <w:szCs w:val="32"/>
          <w:shd w:val="clear" w:color="auto" w:fill="FFFFFF"/>
        </w:rPr>
        <w:t xml:space="preserve">    1. </w:t>
      </w:r>
      <w:r>
        <w:rPr>
          <w:rFonts w:ascii="Times New Roman" w:eastAsia="仿宋_GB2312" w:hAnsi="Times New Roman" w:hint="eastAsia"/>
          <w:color w:val="000000"/>
          <w:sz w:val="32"/>
          <w:szCs w:val="32"/>
          <w:shd w:val="clear" w:color="auto" w:fill="FFFFFF"/>
        </w:rPr>
        <w:t>赤潮发生发展情况。</w:t>
      </w:r>
    </w:p>
    <w:p w14:paraId="74D6789B" w14:textId="77777777" w:rsidR="00D41776" w:rsidRDefault="00D41776">
      <w:pPr>
        <w:numPr>
          <w:ins w:id="5" w:author="高琳:" w:date="2021-06-30T11:10:00Z"/>
        </w:numPr>
        <w:spacing w:line="360" w:lineRule="auto"/>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 xml:space="preserve">    2. </w:t>
      </w:r>
      <w:r>
        <w:rPr>
          <w:rFonts w:ascii="Times New Roman" w:eastAsia="仿宋_GB2312" w:hAnsi="Times New Roman" w:hint="eastAsia"/>
          <w:color w:val="000000"/>
          <w:sz w:val="32"/>
          <w:szCs w:val="32"/>
          <w:shd w:val="clear" w:color="auto" w:fill="FFFFFF"/>
        </w:rPr>
        <w:t>赤潮对人体健康、水产养殖、海洋生态环境的影响。</w:t>
      </w:r>
      <w:r>
        <w:rPr>
          <w:rFonts w:ascii="Times New Roman" w:eastAsia="仿宋_GB2312" w:hAnsi="Times New Roman" w:hint="eastAsia"/>
          <w:color w:val="000000"/>
          <w:sz w:val="32"/>
          <w:szCs w:val="32"/>
          <w:shd w:val="clear" w:color="auto" w:fill="FFFFFF"/>
        </w:rPr>
        <w:t xml:space="preserve">  </w:t>
      </w:r>
    </w:p>
    <w:p w14:paraId="62DDCB04" w14:textId="77777777" w:rsidR="00D41776" w:rsidRDefault="00D41776">
      <w:pPr>
        <w:ind w:firstLineChars="200" w:firstLine="640"/>
        <w:jc w:val="left"/>
        <w:rPr>
          <w:rFonts w:ascii="Times New Roman" w:eastAsia="仿宋_GB2312" w:hAnsi="Times New Roman" w:hint="eastAsia"/>
          <w:color w:val="000000"/>
          <w:sz w:val="32"/>
          <w:szCs w:val="32"/>
          <w:shd w:val="clear" w:color="auto" w:fill="FFFFFF"/>
        </w:rPr>
      </w:pPr>
      <w:r>
        <w:rPr>
          <w:rFonts w:ascii="Times New Roman" w:eastAsia="仿宋_GB2312" w:hAnsi="Times New Roman" w:hint="eastAsia"/>
          <w:color w:val="000000"/>
          <w:sz w:val="32"/>
          <w:szCs w:val="32"/>
          <w:shd w:val="clear" w:color="auto" w:fill="FFFFFF"/>
        </w:rPr>
        <w:t>3.</w:t>
      </w:r>
      <w:r>
        <w:rPr>
          <w:rFonts w:ascii="Times New Roman" w:eastAsia="仿宋_GB2312" w:hAnsi="Times New Roman" w:hint="eastAsia"/>
          <w:color w:val="000000"/>
          <w:sz w:val="32"/>
          <w:szCs w:val="32"/>
          <w:shd w:val="clear" w:color="auto" w:fill="FFFFFF"/>
        </w:rPr>
        <w:t xml:space="preserve"> </w:t>
      </w:r>
      <w:r>
        <w:rPr>
          <w:rFonts w:ascii="Times New Roman" w:eastAsia="仿宋_GB2312" w:hAnsi="Times New Roman" w:hint="eastAsia"/>
          <w:color w:val="000000"/>
          <w:sz w:val="32"/>
          <w:szCs w:val="32"/>
          <w:shd w:val="clear" w:color="auto" w:fill="FFFFFF"/>
        </w:rPr>
        <w:t>赤潮监测预警工作情况，赤潮灾害信息管理、发布情况等。</w:t>
      </w:r>
    </w:p>
    <w:p w14:paraId="71C24A44" w14:textId="77777777" w:rsidR="00D41776" w:rsidRDefault="00D41776">
      <w:pPr>
        <w:ind w:firstLineChars="200" w:firstLine="640"/>
        <w:jc w:val="left"/>
        <w:rPr>
          <w:rFonts w:ascii="Times New Roman" w:eastAsia="仿宋_GB2312" w:hAnsi="Times New Roman" w:hint="eastAsia"/>
          <w:color w:val="000000"/>
          <w:sz w:val="32"/>
          <w:szCs w:val="32"/>
          <w:shd w:val="clear" w:color="auto" w:fill="FFFFFF"/>
        </w:rPr>
      </w:pPr>
    </w:p>
    <w:p w14:paraId="45A80F89" w14:textId="77777777" w:rsidR="00D41776" w:rsidRDefault="00D41776">
      <w:pPr>
        <w:ind w:firstLineChars="200" w:firstLine="640"/>
        <w:jc w:val="left"/>
        <w:rPr>
          <w:rFonts w:ascii="Times New Roman" w:eastAsia="仿宋_GB2312" w:hAnsi="Times New Roman" w:hint="eastAsia"/>
          <w:color w:val="000000"/>
          <w:sz w:val="32"/>
          <w:szCs w:val="32"/>
          <w:shd w:val="clear" w:color="auto" w:fill="FFFFFF"/>
        </w:rPr>
      </w:pPr>
    </w:p>
    <w:p w14:paraId="5B68C5EC" w14:textId="77777777" w:rsidR="00D41776" w:rsidRDefault="00D41776">
      <w:pPr>
        <w:jc w:val="left"/>
        <w:rPr>
          <w:rFonts w:ascii="黑体" w:eastAsia="黑体" w:hAnsi="黑体"/>
          <w:sz w:val="32"/>
          <w:szCs w:val="32"/>
        </w:rPr>
      </w:pPr>
      <w:r>
        <w:rPr>
          <w:rFonts w:ascii="黑体" w:eastAsia="黑体" w:hAnsi="黑体" w:hint="eastAsia"/>
          <w:sz w:val="32"/>
          <w:szCs w:val="32"/>
        </w:rPr>
        <w:lastRenderedPageBreak/>
        <w:t>附录</w:t>
      </w:r>
      <w:r>
        <w:rPr>
          <w:rFonts w:ascii="黑体" w:eastAsia="黑体" w:hAnsi="黑体" w:hint="eastAsia"/>
          <w:sz w:val="32"/>
          <w:szCs w:val="32"/>
        </w:rPr>
        <w:t xml:space="preserve">3 </w:t>
      </w:r>
    </w:p>
    <w:tbl>
      <w:tblPr>
        <w:tblpPr w:leftFromText="180" w:rightFromText="180" w:vertAnchor="text" w:horzAnchor="page" w:tblpXSpec="center" w:tblpY="1057"/>
        <w:tblOverlap w:val="neve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4"/>
        <w:gridCol w:w="1630"/>
        <w:gridCol w:w="3652"/>
        <w:gridCol w:w="2113"/>
      </w:tblGrid>
      <w:tr w:rsidR="00000000" w14:paraId="29481FC4" w14:textId="77777777" w:rsidTr="00D41776">
        <w:trPr>
          <w:trHeight w:val="90"/>
          <w:jc w:val="center"/>
        </w:trPr>
        <w:tc>
          <w:tcPr>
            <w:tcW w:w="784" w:type="dxa"/>
            <w:vAlign w:val="center"/>
          </w:tcPr>
          <w:p w14:paraId="5D7DCFB1" w14:textId="77777777" w:rsidR="00D41776" w:rsidRDefault="00D41776">
            <w:pPr>
              <w:jc w:val="center"/>
              <w:rPr>
                <w:rFonts w:ascii="Times New Roman" w:eastAsia="仿宋_GB2312" w:hAnsi="Times New Roman"/>
                <w:color w:val="000000"/>
                <w:kern w:val="0"/>
                <w:sz w:val="20"/>
              </w:rPr>
            </w:pPr>
            <w:r>
              <w:rPr>
                <w:rFonts w:ascii="Times New Roman" w:eastAsia="仿宋_GB2312" w:hAnsi="Times New Roman" w:hint="eastAsia"/>
                <w:color w:val="000000"/>
                <w:kern w:val="0"/>
                <w:sz w:val="20"/>
              </w:rPr>
              <w:t>类型</w:t>
            </w:r>
          </w:p>
        </w:tc>
        <w:tc>
          <w:tcPr>
            <w:tcW w:w="1630" w:type="dxa"/>
            <w:vAlign w:val="center"/>
          </w:tcPr>
          <w:p w14:paraId="3E9594CA" w14:textId="77777777" w:rsidR="00D41776" w:rsidRDefault="00D41776">
            <w:pPr>
              <w:jc w:val="center"/>
              <w:rPr>
                <w:rFonts w:ascii="Times New Roman" w:eastAsia="仿宋_GB2312" w:hAnsi="Times New Roman"/>
                <w:color w:val="000000"/>
                <w:kern w:val="0"/>
                <w:sz w:val="20"/>
              </w:rPr>
            </w:pPr>
            <w:r>
              <w:rPr>
                <w:rFonts w:ascii="Times New Roman" w:eastAsia="仿宋_GB2312" w:hAnsi="Times New Roman" w:hint="eastAsia"/>
                <w:color w:val="000000"/>
                <w:kern w:val="0"/>
                <w:sz w:val="20"/>
              </w:rPr>
              <w:t>特征</w:t>
            </w:r>
          </w:p>
        </w:tc>
        <w:tc>
          <w:tcPr>
            <w:tcW w:w="3652" w:type="dxa"/>
            <w:vAlign w:val="center"/>
          </w:tcPr>
          <w:p w14:paraId="0B79DAE9" w14:textId="77777777" w:rsidR="00D41776" w:rsidRDefault="00D41776">
            <w:pPr>
              <w:jc w:val="center"/>
              <w:rPr>
                <w:rFonts w:ascii="Times New Roman" w:eastAsia="仿宋_GB2312" w:hAnsi="Times New Roman"/>
                <w:color w:val="000000"/>
                <w:kern w:val="0"/>
                <w:sz w:val="20"/>
              </w:rPr>
            </w:pPr>
            <w:r>
              <w:rPr>
                <w:rFonts w:ascii="Times New Roman" w:eastAsia="仿宋_GB2312" w:hAnsi="Times New Roman" w:hint="eastAsia"/>
                <w:color w:val="000000"/>
                <w:kern w:val="0"/>
                <w:sz w:val="20"/>
              </w:rPr>
              <w:t>原因种名称</w:t>
            </w:r>
          </w:p>
        </w:tc>
        <w:tc>
          <w:tcPr>
            <w:tcW w:w="2113" w:type="dxa"/>
            <w:vAlign w:val="center"/>
          </w:tcPr>
          <w:p w14:paraId="5CCFC1BC" w14:textId="77777777" w:rsidR="00D41776" w:rsidRDefault="00D41776">
            <w:pPr>
              <w:jc w:val="center"/>
              <w:rPr>
                <w:rFonts w:ascii="Times New Roman" w:eastAsia="仿宋_GB2312" w:hAnsi="Times New Roman"/>
                <w:color w:val="000000"/>
                <w:kern w:val="0"/>
                <w:sz w:val="20"/>
              </w:rPr>
            </w:pPr>
            <w:r>
              <w:rPr>
                <w:rFonts w:ascii="Times New Roman" w:eastAsia="仿宋_GB2312" w:hAnsi="Times New Roman" w:hint="eastAsia"/>
                <w:color w:val="000000"/>
                <w:kern w:val="0"/>
                <w:sz w:val="20"/>
              </w:rPr>
              <w:t>基准密度</w:t>
            </w:r>
            <w:r>
              <w:rPr>
                <w:rFonts w:ascii="Times New Roman" w:eastAsia="仿宋_GB2312" w:hAnsi="Times New Roman" w:hint="eastAsia"/>
                <w:color w:val="000000"/>
                <w:kern w:val="0"/>
                <w:sz w:val="20"/>
              </w:rPr>
              <w:t>&gt;10</w:t>
            </w:r>
            <w:r>
              <w:rPr>
                <w:rFonts w:ascii="Times New Roman" w:eastAsia="仿宋_GB2312" w:hAnsi="Times New Roman" w:hint="eastAsia"/>
                <w:color w:val="000000"/>
                <w:kern w:val="0"/>
                <w:sz w:val="20"/>
                <w:vertAlign w:val="superscript"/>
              </w:rPr>
              <w:t>4</w:t>
            </w:r>
            <w:r>
              <w:rPr>
                <w:rFonts w:ascii="Times New Roman" w:eastAsia="仿宋_GB2312" w:hAnsi="Times New Roman" w:hint="eastAsia"/>
                <w:color w:val="000000"/>
                <w:kern w:val="0"/>
                <w:sz w:val="20"/>
              </w:rPr>
              <w:t>个</w:t>
            </w:r>
            <w:r>
              <w:rPr>
                <w:rFonts w:ascii="Times New Roman" w:eastAsia="仿宋_GB2312" w:hAnsi="Times New Roman" w:hint="eastAsia"/>
                <w:color w:val="000000"/>
                <w:kern w:val="0"/>
                <w:sz w:val="20"/>
              </w:rPr>
              <w:t>/L</w:t>
            </w:r>
          </w:p>
        </w:tc>
      </w:tr>
      <w:tr w:rsidR="00000000" w14:paraId="7E58F97C" w14:textId="77777777" w:rsidTr="00D41776">
        <w:trPr>
          <w:trHeight w:val="935"/>
          <w:jc w:val="center"/>
        </w:trPr>
        <w:tc>
          <w:tcPr>
            <w:tcW w:w="784" w:type="dxa"/>
            <w:vAlign w:val="center"/>
          </w:tcPr>
          <w:p w14:paraId="4EF76D35"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有毒</w:t>
            </w:r>
          </w:p>
          <w:p w14:paraId="05255D47"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赤潮</w:t>
            </w:r>
          </w:p>
        </w:tc>
        <w:tc>
          <w:tcPr>
            <w:tcW w:w="1630" w:type="dxa"/>
            <w:vAlign w:val="center"/>
          </w:tcPr>
          <w:p w14:paraId="05782A2A" w14:textId="77777777" w:rsidR="00D41776" w:rsidRDefault="00D41776">
            <w:pP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特指能引起人类中毒、甚至死亡的赤潮。</w:t>
            </w:r>
          </w:p>
        </w:tc>
        <w:tc>
          <w:tcPr>
            <w:tcW w:w="3652" w:type="dxa"/>
          </w:tcPr>
          <w:p w14:paraId="6DF637AA"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链状裸甲藻（</w:t>
            </w:r>
            <w:r>
              <w:rPr>
                <w:rFonts w:ascii="Times New Roman" w:eastAsia="仿宋_GB2312" w:hAnsi="Times New Roman" w:hint="eastAsia"/>
                <w:i/>
                <w:kern w:val="0"/>
                <w:sz w:val="16"/>
                <w:szCs w:val="16"/>
              </w:rPr>
              <w:t>Gymnodinium catenatum</w:t>
            </w:r>
            <w:r>
              <w:rPr>
                <w:rFonts w:ascii="Times New Roman" w:eastAsia="仿宋_GB2312" w:hAnsi="Times New Roman" w:hint="eastAsia"/>
                <w:kern w:val="0"/>
                <w:sz w:val="16"/>
                <w:szCs w:val="16"/>
              </w:rPr>
              <w:t>）</w:t>
            </w:r>
          </w:p>
          <w:p w14:paraId="19C26D9F"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短凯伦藻（</w:t>
            </w:r>
            <w:r>
              <w:rPr>
                <w:rFonts w:ascii="Times New Roman" w:eastAsia="仿宋_GB2312" w:hAnsi="Times New Roman" w:hint="eastAsia"/>
                <w:i/>
                <w:kern w:val="0"/>
                <w:sz w:val="16"/>
                <w:szCs w:val="16"/>
              </w:rPr>
              <w:t>Karenia brevis</w:t>
            </w:r>
            <w:r>
              <w:rPr>
                <w:rFonts w:ascii="Times New Roman" w:eastAsia="仿宋_GB2312" w:hAnsi="Times New Roman" w:hint="eastAsia"/>
                <w:kern w:val="0"/>
                <w:sz w:val="16"/>
                <w:szCs w:val="16"/>
              </w:rPr>
              <w:t>）</w:t>
            </w:r>
          </w:p>
          <w:p w14:paraId="52F41FC9"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太平洋亚历山大藻（</w:t>
            </w:r>
            <w:r>
              <w:rPr>
                <w:rFonts w:ascii="TimesNewRomanPS-ItalicMT" w:hAnsi="TimesNewRomanPS-ItalicMT" w:cs="TimesNewRomanPS-ItalicMT"/>
                <w:i/>
                <w:iCs/>
                <w:kern w:val="0"/>
                <w:sz w:val="16"/>
                <w:szCs w:val="16"/>
              </w:rPr>
              <w:t xml:space="preserve">Alexandrium </w:t>
            </w:r>
            <w:r>
              <w:rPr>
                <w:rFonts w:ascii="TimesNewRomanPS-ItalicMT" w:hAnsi="TimesNewRomanPS-ItalicMT" w:cs="TimesNewRomanPS-ItalicMT" w:hint="eastAsia"/>
                <w:i/>
                <w:iCs/>
                <w:kern w:val="0"/>
                <w:sz w:val="16"/>
                <w:szCs w:val="16"/>
              </w:rPr>
              <w:t>pacificum</w:t>
            </w:r>
            <w:r>
              <w:rPr>
                <w:rFonts w:ascii="TimesNewRomanPS-ItalicMT" w:hAnsi="TimesNewRomanPS-ItalicMT" w:cs="TimesNewRomanPS-ItalicMT" w:hint="eastAsia"/>
                <w:iCs/>
                <w:kern w:val="0"/>
                <w:sz w:val="16"/>
                <w:szCs w:val="16"/>
              </w:rPr>
              <w:t>）</w:t>
            </w:r>
          </w:p>
          <w:p w14:paraId="7A74569B"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链状亚历山大藻（</w:t>
            </w:r>
            <w:r>
              <w:rPr>
                <w:rFonts w:ascii="TimesNewRomanPS-ItalicMT" w:hAnsi="TimesNewRomanPS-ItalicMT" w:cs="TimesNewRomanPS-ItalicMT"/>
                <w:i/>
                <w:iCs/>
                <w:kern w:val="0"/>
                <w:sz w:val="16"/>
                <w:szCs w:val="16"/>
              </w:rPr>
              <w:t>Alexandrium catenella</w:t>
            </w:r>
            <w:r>
              <w:rPr>
                <w:rFonts w:ascii="TimesNewRomanPS-ItalicMT" w:hAnsi="TimesNewRomanPS-ItalicMT" w:cs="TimesNewRomanPS-ItalicMT" w:hint="eastAsia"/>
                <w:iCs/>
                <w:kern w:val="0"/>
                <w:sz w:val="16"/>
                <w:szCs w:val="16"/>
              </w:rPr>
              <w:t>）</w:t>
            </w:r>
          </w:p>
          <w:p w14:paraId="5C2B6A6C"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微小原甲藻（</w:t>
            </w:r>
            <w:r>
              <w:rPr>
                <w:rFonts w:ascii="Times New Roman" w:eastAsia="仿宋_GB2312" w:hAnsi="Times New Roman" w:hint="eastAsia"/>
                <w:i/>
                <w:kern w:val="0"/>
                <w:sz w:val="16"/>
                <w:szCs w:val="16"/>
              </w:rPr>
              <w:t>Prorocentrum minimum</w:t>
            </w:r>
            <w:r>
              <w:rPr>
                <w:rFonts w:ascii="Times New Roman" w:eastAsia="仿宋_GB2312" w:hAnsi="Times New Roman" w:hint="eastAsia"/>
                <w:kern w:val="0"/>
                <w:sz w:val="16"/>
                <w:szCs w:val="16"/>
              </w:rPr>
              <w:t>）</w:t>
            </w:r>
          </w:p>
          <w:p w14:paraId="089EA3A7"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倒卵形鳍藻（</w:t>
            </w:r>
            <w:r>
              <w:rPr>
                <w:rFonts w:ascii="Times New Roman" w:eastAsia="仿宋_GB2312" w:hAnsi="Times New Roman"/>
                <w:i/>
                <w:kern w:val="0"/>
                <w:sz w:val="16"/>
                <w:szCs w:val="16"/>
              </w:rPr>
              <w:t>Dinophysis fortii</w:t>
            </w:r>
            <w:r>
              <w:rPr>
                <w:rFonts w:ascii="Times New Roman" w:eastAsia="仿宋_GB2312" w:hAnsi="Times New Roman" w:hint="eastAsia"/>
                <w:kern w:val="0"/>
                <w:sz w:val="16"/>
                <w:szCs w:val="16"/>
              </w:rPr>
              <w:t>）</w:t>
            </w:r>
          </w:p>
          <w:p w14:paraId="48F8FF28"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利马原甲藻（</w:t>
            </w:r>
            <w:r>
              <w:rPr>
                <w:rFonts w:ascii="Times New Roman" w:eastAsia="仿宋_GB2312" w:hAnsi="Times New Roman" w:hint="eastAsia"/>
                <w:i/>
                <w:kern w:val="0"/>
                <w:sz w:val="16"/>
                <w:szCs w:val="16"/>
              </w:rPr>
              <w:t>Prorocentrum lima</w:t>
            </w:r>
            <w:r>
              <w:rPr>
                <w:rFonts w:ascii="Times New Roman" w:eastAsia="仿宋_GB2312" w:hAnsi="Times New Roman" w:hint="eastAsia"/>
                <w:kern w:val="0"/>
                <w:sz w:val="16"/>
                <w:szCs w:val="16"/>
              </w:rPr>
              <w:t>）</w:t>
            </w:r>
          </w:p>
          <w:p w14:paraId="136171EF"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多列拟菱形藻（</w:t>
            </w:r>
            <w:r>
              <w:rPr>
                <w:rFonts w:ascii="Times New Roman" w:eastAsia="仿宋_GB2312" w:hAnsi="Times New Roman" w:hint="eastAsia"/>
                <w:i/>
                <w:kern w:val="0"/>
                <w:sz w:val="16"/>
                <w:szCs w:val="16"/>
              </w:rPr>
              <w:t>Pseudo-nitzschia multiseries</w:t>
            </w:r>
            <w:r>
              <w:rPr>
                <w:rFonts w:ascii="Times New Roman" w:eastAsia="仿宋_GB2312" w:hAnsi="Times New Roman" w:hint="eastAsia"/>
                <w:kern w:val="0"/>
                <w:sz w:val="16"/>
                <w:szCs w:val="16"/>
              </w:rPr>
              <w:t>）</w:t>
            </w:r>
          </w:p>
          <w:p w14:paraId="1C5C8D7B"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福氏拟菱形藻（</w:t>
            </w:r>
            <w:r>
              <w:rPr>
                <w:rFonts w:ascii="Times New Roman" w:eastAsia="仿宋_GB2312" w:hAnsi="Times New Roman" w:hint="eastAsia"/>
                <w:i/>
                <w:kern w:val="0"/>
                <w:sz w:val="16"/>
                <w:szCs w:val="16"/>
              </w:rPr>
              <w:t>Pseudo-nitzschia fukuyoi</w:t>
            </w:r>
            <w:r>
              <w:rPr>
                <w:rFonts w:ascii="Times New Roman" w:eastAsia="仿宋_GB2312" w:hAnsi="Times New Roman" w:hint="eastAsia"/>
                <w:kern w:val="0"/>
                <w:sz w:val="16"/>
                <w:szCs w:val="16"/>
              </w:rPr>
              <w:t>）</w:t>
            </w:r>
          </w:p>
          <w:p w14:paraId="25AC6F3E" w14:textId="77777777" w:rsidR="00D41776" w:rsidRDefault="00D41776">
            <w:pPr>
              <w:rPr>
                <w:rFonts w:ascii="Times New Roman" w:eastAsia="仿宋_GB2312" w:hAnsi="Times New Roman"/>
                <w:kern w:val="0"/>
                <w:sz w:val="16"/>
                <w:szCs w:val="16"/>
              </w:rPr>
            </w:pPr>
            <w:r>
              <w:rPr>
                <w:rFonts w:ascii="Times New Roman" w:eastAsia="仿宋_GB2312" w:hAnsi="Times New Roman" w:hint="eastAsia"/>
                <w:kern w:val="0"/>
                <w:sz w:val="16"/>
                <w:szCs w:val="16"/>
              </w:rPr>
              <w:t>尖细拟菱形藻（</w:t>
            </w:r>
            <w:r>
              <w:rPr>
                <w:rFonts w:ascii="Times New Roman" w:eastAsia="仿宋_GB2312" w:hAnsi="Times New Roman" w:hint="eastAsia"/>
                <w:i/>
                <w:kern w:val="0"/>
                <w:sz w:val="16"/>
                <w:szCs w:val="16"/>
              </w:rPr>
              <w:t>Pseudo-nitzschia cuspidata</w:t>
            </w:r>
            <w:r>
              <w:rPr>
                <w:rFonts w:ascii="Times New Roman" w:eastAsia="仿宋_GB2312" w:hAnsi="Times New Roman" w:hint="eastAsia"/>
                <w:kern w:val="0"/>
                <w:sz w:val="16"/>
                <w:szCs w:val="16"/>
              </w:rPr>
              <w:t>）</w:t>
            </w:r>
          </w:p>
        </w:tc>
        <w:tc>
          <w:tcPr>
            <w:tcW w:w="2113" w:type="dxa"/>
          </w:tcPr>
          <w:p w14:paraId="633462E8"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6BC33FC3"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p w14:paraId="3C7201BE"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7CB9B10F"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7ACA80E2"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p w14:paraId="45BF68CB"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20</w:t>
            </w:r>
          </w:p>
          <w:p w14:paraId="5B2415FA"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126BF6AF"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p w14:paraId="52E34967"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1000</w:t>
            </w:r>
          </w:p>
          <w:p w14:paraId="7483C63D"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1000</w:t>
            </w:r>
          </w:p>
        </w:tc>
      </w:tr>
      <w:tr w:rsidR="00000000" w14:paraId="3668A574" w14:textId="77777777" w:rsidTr="00D41776">
        <w:trPr>
          <w:trHeight w:val="3345"/>
          <w:jc w:val="center"/>
        </w:trPr>
        <w:tc>
          <w:tcPr>
            <w:tcW w:w="784" w:type="dxa"/>
            <w:vAlign w:val="center"/>
          </w:tcPr>
          <w:p w14:paraId="3667F678"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有害</w:t>
            </w:r>
          </w:p>
          <w:p w14:paraId="4D672D23"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赤潮</w:t>
            </w:r>
          </w:p>
          <w:p w14:paraId="0A3B85DD" w14:textId="77777777" w:rsidR="00D41776" w:rsidRDefault="00D41776">
            <w:pPr>
              <w:jc w:val="center"/>
              <w:rPr>
                <w:rFonts w:ascii="Times New Roman" w:eastAsia="仿宋_GB2312" w:hAnsi="Times New Roman" w:hint="eastAsia"/>
                <w:color w:val="000000"/>
                <w:kern w:val="0"/>
                <w:sz w:val="20"/>
              </w:rPr>
            </w:pPr>
          </w:p>
        </w:tc>
        <w:tc>
          <w:tcPr>
            <w:tcW w:w="1630" w:type="dxa"/>
            <w:vAlign w:val="center"/>
          </w:tcPr>
          <w:p w14:paraId="288B2336" w14:textId="77777777" w:rsidR="00D41776" w:rsidRDefault="00D41776">
            <w:pP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对人类没有直接危害，但可通过物理、化学等途径对海洋自然资源或海洋经济造成危害的赤潮。</w:t>
            </w:r>
          </w:p>
        </w:tc>
        <w:tc>
          <w:tcPr>
            <w:tcW w:w="3652" w:type="dxa"/>
            <w:vAlign w:val="center"/>
          </w:tcPr>
          <w:p w14:paraId="7CD2A3BB"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米氏凯伦藻（</w:t>
            </w:r>
            <w:r>
              <w:rPr>
                <w:rFonts w:ascii="Times New Roman" w:eastAsia="仿宋_GB2312" w:hAnsi="Times New Roman" w:hint="eastAsia"/>
                <w:i/>
                <w:kern w:val="0"/>
                <w:sz w:val="16"/>
                <w:szCs w:val="16"/>
              </w:rPr>
              <w:t>Karenia mikimotoi</w:t>
            </w:r>
            <w:r>
              <w:rPr>
                <w:rFonts w:ascii="Times New Roman" w:eastAsia="仿宋_GB2312" w:hAnsi="Times New Roman" w:hint="eastAsia"/>
                <w:kern w:val="0"/>
                <w:sz w:val="16"/>
                <w:szCs w:val="16"/>
              </w:rPr>
              <w:t>）</w:t>
            </w:r>
          </w:p>
          <w:p w14:paraId="37E04A53" w14:textId="77777777" w:rsidR="00D41776" w:rsidRDefault="00D41776">
            <w:pPr>
              <w:jc w:val="left"/>
              <w:rPr>
                <w:rFonts w:ascii="微软雅黑" w:hAnsi="微软雅黑"/>
                <w:kern w:val="0"/>
                <w:sz w:val="16"/>
                <w:szCs w:val="16"/>
              </w:rPr>
            </w:pPr>
            <w:r>
              <w:rPr>
                <w:rFonts w:ascii="Times New Roman" w:eastAsia="仿宋_GB2312" w:hAnsi="Times New Roman" w:hint="eastAsia"/>
                <w:kern w:val="0"/>
                <w:sz w:val="16"/>
                <w:szCs w:val="16"/>
              </w:rPr>
              <w:t>赤潮异弯藻</w:t>
            </w:r>
            <w:r>
              <w:rPr>
                <w:rFonts w:ascii="Times New Roman" w:eastAsia="仿宋_GB2312" w:hAnsi="Times New Roman"/>
                <w:kern w:val="0"/>
                <w:sz w:val="16"/>
                <w:szCs w:val="16"/>
              </w:rPr>
              <w:t>（</w:t>
            </w:r>
            <w:r>
              <w:rPr>
                <w:rFonts w:ascii="Times New Roman" w:eastAsia="仿宋_GB2312" w:hAnsi="Times New Roman"/>
                <w:i/>
                <w:kern w:val="0"/>
                <w:sz w:val="16"/>
                <w:szCs w:val="16"/>
              </w:rPr>
              <w:t>Heterosigma akashiwo</w:t>
            </w:r>
            <w:r>
              <w:rPr>
                <w:rFonts w:ascii="Times New Roman" w:eastAsia="仿宋_GB2312" w:hAnsi="Times New Roman"/>
                <w:kern w:val="0"/>
                <w:sz w:val="16"/>
                <w:szCs w:val="16"/>
              </w:rPr>
              <w:t>）</w:t>
            </w:r>
          </w:p>
          <w:p w14:paraId="329022B4"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多环马格里夫藻</w:t>
            </w:r>
            <w:r>
              <w:rPr>
                <w:rFonts w:ascii="Times New Roman" w:eastAsia="仿宋_GB2312" w:hAnsi="Times New Roman"/>
                <w:kern w:val="0"/>
                <w:sz w:val="16"/>
                <w:szCs w:val="16"/>
              </w:rPr>
              <w:t>（</w:t>
            </w:r>
            <w:r>
              <w:rPr>
                <w:rFonts w:ascii="Times New Roman" w:eastAsia="仿宋_GB2312" w:hAnsi="Times New Roman"/>
                <w:i/>
                <w:kern w:val="0"/>
                <w:sz w:val="16"/>
                <w:szCs w:val="16"/>
              </w:rPr>
              <w:t>Maligrafidinium polykrikoides</w:t>
            </w:r>
            <w:r>
              <w:rPr>
                <w:rFonts w:ascii="Times New Roman" w:eastAsia="仿宋_GB2312" w:hAnsi="Times New Roman"/>
                <w:kern w:val="0"/>
                <w:sz w:val="16"/>
                <w:szCs w:val="16"/>
              </w:rPr>
              <w:t>）</w:t>
            </w:r>
            <w:r>
              <w:rPr>
                <w:rFonts w:ascii="Times New Roman" w:eastAsia="仿宋_GB2312" w:hAnsi="Times New Roman" w:hint="eastAsia"/>
                <w:kern w:val="0"/>
                <w:sz w:val="16"/>
                <w:szCs w:val="16"/>
              </w:rPr>
              <w:t>（原名：多环旋沟藻）</w:t>
            </w:r>
          </w:p>
          <w:p w14:paraId="5E9010FB"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双胞马格里夫藻（</w:t>
            </w:r>
            <w:r>
              <w:rPr>
                <w:rFonts w:ascii="Times New Roman" w:eastAsia="仿宋_GB2312" w:hAnsi="Times New Roman"/>
                <w:i/>
                <w:kern w:val="0"/>
                <w:sz w:val="16"/>
                <w:szCs w:val="16"/>
              </w:rPr>
              <w:t>Maligrafidinium geminatum</w:t>
            </w:r>
            <w:r>
              <w:rPr>
                <w:rFonts w:ascii="Times New Roman" w:eastAsia="仿宋_GB2312" w:hAnsi="Times New Roman" w:hint="eastAsia"/>
                <w:kern w:val="0"/>
                <w:sz w:val="16"/>
                <w:szCs w:val="16"/>
              </w:rPr>
              <w:t>）（原名：双胞旋沟藻）</w:t>
            </w:r>
          </w:p>
          <w:p w14:paraId="57E852DC"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球形棕囊藻（</w:t>
            </w:r>
            <w:r>
              <w:rPr>
                <w:rFonts w:ascii="Times New Roman" w:eastAsia="仿宋_GB2312" w:hAnsi="Times New Roman" w:hint="eastAsia"/>
                <w:i/>
                <w:kern w:val="0"/>
                <w:sz w:val="16"/>
                <w:szCs w:val="16"/>
              </w:rPr>
              <w:t>Phaeocystis globosa</w:t>
            </w:r>
            <w:r>
              <w:rPr>
                <w:rFonts w:ascii="Times New Roman" w:eastAsia="仿宋_GB2312" w:hAnsi="Times New Roman" w:hint="eastAsia"/>
                <w:kern w:val="0"/>
                <w:sz w:val="16"/>
                <w:szCs w:val="16"/>
              </w:rPr>
              <w:t>）</w:t>
            </w:r>
          </w:p>
          <w:p w14:paraId="06BFAE6C"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海洋卡盾藻（</w:t>
            </w:r>
            <w:r>
              <w:rPr>
                <w:rFonts w:ascii="TimesNewRomanPS-ItalicMT" w:hAnsi="TimesNewRomanPS-ItalicMT" w:cs="TimesNewRomanPS-ItalicMT"/>
                <w:i/>
                <w:iCs/>
                <w:kern w:val="0"/>
                <w:sz w:val="16"/>
                <w:szCs w:val="16"/>
              </w:rPr>
              <w:t>Chattonella marina</w:t>
            </w:r>
            <w:r>
              <w:rPr>
                <w:rFonts w:ascii="Times New Roman" w:eastAsia="仿宋_GB2312" w:hAnsi="Times New Roman" w:hint="eastAsia"/>
                <w:kern w:val="0"/>
                <w:sz w:val="16"/>
                <w:szCs w:val="16"/>
              </w:rPr>
              <w:t>）</w:t>
            </w:r>
          </w:p>
          <w:p w14:paraId="02931950"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kern w:val="0"/>
                <w:sz w:val="16"/>
                <w:szCs w:val="16"/>
              </w:rPr>
              <w:t>剧毒卡尔藻（</w:t>
            </w:r>
            <w:r>
              <w:rPr>
                <w:rFonts w:ascii="Times New Roman" w:eastAsia="仿宋_GB2312" w:hAnsi="Times New Roman"/>
                <w:i/>
                <w:kern w:val="0"/>
                <w:sz w:val="16"/>
                <w:szCs w:val="16"/>
              </w:rPr>
              <w:t>Karlodinium veneficum</w:t>
            </w:r>
            <w:r>
              <w:rPr>
                <w:rFonts w:ascii="Times New Roman" w:eastAsia="仿宋_GB2312" w:hAnsi="Times New Roman"/>
                <w:kern w:val="0"/>
                <w:sz w:val="16"/>
                <w:szCs w:val="16"/>
              </w:rPr>
              <w:t>）</w:t>
            </w:r>
          </w:p>
          <w:p w14:paraId="603ECEC1"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血红哈卡藻（</w:t>
            </w:r>
            <w:r>
              <w:rPr>
                <w:rFonts w:ascii="Times New Roman" w:eastAsia="仿宋_GB2312" w:hAnsi="Times New Roman"/>
                <w:i/>
                <w:kern w:val="0"/>
                <w:sz w:val="16"/>
                <w:szCs w:val="16"/>
              </w:rPr>
              <w:t>Akashiwo sanguinea</w:t>
            </w:r>
            <w:r>
              <w:rPr>
                <w:rFonts w:ascii="Times New Roman" w:eastAsia="仿宋_GB2312" w:hAnsi="Times New Roman" w:hint="eastAsia"/>
                <w:kern w:val="0"/>
                <w:sz w:val="16"/>
                <w:szCs w:val="16"/>
              </w:rPr>
              <w:t>）</w:t>
            </w:r>
          </w:p>
          <w:p w14:paraId="648EA0E6" w14:textId="77777777" w:rsidR="00D41776" w:rsidRDefault="00D41776">
            <w:pPr>
              <w:jc w:val="left"/>
              <w:rPr>
                <w:rFonts w:ascii="Times New Roman" w:eastAsia="仿宋_GB2312" w:hAnsi="Times New Roman" w:hint="eastAsia"/>
                <w:kern w:val="0"/>
                <w:sz w:val="16"/>
                <w:szCs w:val="16"/>
              </w:rPr>
            </w:pPr>
            <w:r>
              <w:rPr>
                <w:rFonts w:ascii="Times New Roman" w:eastAsia="仿宋_GB2312" w:hAnsi="Times New Roman" w:hint="eastAsia"/>
                <w:kern w:val="0"/>
                <w:sz w:val="16"/>
                <w:szCs w:val="16"/>
              </w:rPr>
              <w:t>抑食金球藻</w:t>
            </w:r>
            <w:r>
              <w:rPr>
                <w:rFonts w:eastAsia="仿宋_GB2312" w:hint="eastAsia"/>
                <w:kern w:val="0"/>
                <w:sz w:val="16"/>
                <w:szCs w:val="16"/>
              </w:rPr>
              <w:t>（</w:t>
            </w:r>
            <w:r>
              <w:rPr>
                <w:rFonts w:ascii="Times New Roman" w:eastAsia="仿宋_GB2312" w:hAnsi="Times New Roman"/>
                <w:i/>
                <w:kern w:val="0"/>
                <w:sz w:val="16"/>
                <w:szCs w:val="16"/>
              </w:rPr>
              <w:t>Aureococcus anophagefferens</w:t>
            </w:r>
            <w:r>
              <w:rPr>
                <w:rFonts w:ascii="Times New Roman" w:eastAsia="仿宋_GB2312" w:hAnsi="Times New Roman" w:hint="eastAsia"/>
                <w:kern w:val="0"/>
                <w:sz w:val="16"/>
                <w:szCs w:val="16"/>
              </w:rPr>
              <w:t>）</w:t>
            </w:r>
          </w:p>
          <w:p w14:paraId="4EBF7FC8" w14:textId="77777777" w:rsidR="00D41776" w:rsidRDefault="00D41776">
            <w:pPr>
              <w:jc w:val="left"/>
              <w:rPr>
                <w:rFonts w:ascii="Times New Roman" w:eastAsia="仿宋_GB2312" w:hAnsi="Times New Roman"/>
                <w:kern w:val="0"/>
                <w:sz w:val="16"/>
                <w:szCs w:val="16"/>
              </w:rPr>
            </w:pPr>
            <w:r>
              <w:rPr>
                <w:rFonts w:ascii="Times New Roman" w:eastAsia="仿宋_GB2312" w:hAnsi="Times New Roman" w:hint="eastAsia"/>
                <w:kern w:val="0"/>
                <w:sz w:val="16"/>
                <w:szCs w:val="16"/>
              </w:rPr>
              <w:t>东海原甲藻（</w:t>
            </w:r>
            <w:r>
              <w:rPr>
                <w:rFonts w:ascii="Times New Roman" w:eastAsia="仿宋_GB2312" w:hAnsi="Times New Roman"/>
                <w:i/>
                <w:kern w:val="0"/>
                <w:sz w:val="16"/>
                <w:szCs w:val="16"/>
              </w:rPr>
              <w:t>Prorocentrum donghaiense</w:t>
            </w:r>
            <w:r>
              <w:rPr>
                <w:rFonts w:ascii="Times New Roman" w:eastAsia="仿宋_GB2312" w:hAnsi="Times New Roman" w:hint="eastAsia"/>
                <w:kern w:val="0"/>
                <w:sz w:val="16"/>
                <w:szCs w:val="16"/>
              </w:rPr>
              <w:t>）</w:t>
            </w:r>
          </w:p>
          <w:p w14:paraId="2395E889" w14:textId="77777777" w:rsidR="00D41776" w:rsidRDefault="00D41776">
            <w:pPr>
              <w:rPr>
                <w:rFonts w:ascii="Times New Roman" w:eastAsia="仿宋_GB2312" w:hAnsi="Times New Roman"/>
                <w:kern w:val="0"/>
                <w:sz w:val="16"/>
                <w:szCs w:val="16"/>
              </w:rPr>
            </w:pPr>
            <w:r>
              <w:rPr>
                <w:rFonts w:ascii="Times New Roman" w:eastAsia="仿宋_GB2312" w:hAnsi="Times New Roman" w:hint="eastAsia"/>
                <w:kern w:val="0"/>
                <w:sz w:val="16"/>
                <w:szCs w:val="16"/>
              </w:rPr>
              <w:t>锥状斯氏藻（</w:t>
            </w:r>
            <w:r>
              <w:rPr>
                <w:rFonts w:ascii="Times New Roman" w:eastAsia="仿宋_GB2312" w:hAnsi="Times New Roman"/>
                <w:i/>
                <w:kern w:val="0"/>
                <w:sz w:val="16"/>
                <w:szCs w:val="16"/>
              </w:rPr>
              <w:t>Scrippsiella trochoidea</w:t>
            </w:r>
            <w:r>
              <w:rPr>
                <w:rFonts w:ascii="Times New Roman" w:eastAsia="仿宋_GB2312" w:hAnsi="Times New Roman" w:hint="eastAsia"/>
                <w:kern w:val="0"/>
                <w:sz w:val="16"/>
                <w:szCs w:val="16"/>
              </w:rPr>
              <w:t>）</w:t>
            </w:r>
          </w:p>
        </w:tc>
        <w:tc>
          <w:tcPr>
            <w:tcW w:w="2113" w:type="dxa"/>
          </w:tcPr>
          <w:p w14:paraId="4906912F"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p w14:paraId="1BFC8182"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500</w:t>
            </w:r>
          </w:p>
          <w:p w14:paraId="41010C01"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6036498B"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30</w:t>
            </w:r>
          </w:p>
          <w:p w14:paraId="1DB048C4"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0EE456EE"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30</w:t>
            </w:r>
          </w:p>
          <w:p w14:paraId="68E7A620"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1000</w:t>
            </w:r>
          </w:p>
          <w:p w14:paraId="19DD0646"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30</w:t>
            </w:r>
          </w:p>
          <w:p w14:paraId="4F466D71"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p w14:paraId="5BE162DD"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709A97D1"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10000</w:t>
            </w:r>
          </w:p>
          <w:p w14:paraId="75BF1D77"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50</w:t>
            </w:r>
          </w:p>
          <w:p w14:paraId="3FDA57D7" w14:textId="77777777" w:rsidR="00D41776" w:rsidRDefault="00D41776">
            <w:pPr>
              <w:jc w:val="center"/>
              <w:rPr>
                <w:rFonts w:ascii="Times New Roman" w:eastAsia="仿宋_GB2312" w:hAnsi="Times New Roman" w:hint="eastAsia"/>
                <w:color w:val="000000"/>
                <w:kern w:val="0"/>
                <w:sz w:val="20"/>
              </w:rPr>
            </w:pPr>
            <w:r>
              <w:rPr>
                <w:rFonts w:ascii="Times New Roman" w:eastAsia="仿宋_GB2312" w:hAnsi="Times New Roman" w:hint="eastAsia"/>
                <w:color w:val="000000"/>
                <w:kern w:val="0"/>
                <w:sz w:val="20"/>
              </w:rPr>
              <w:t>100</w:t>
            </w:r>
          </w:p>
        </w:tc>
      </w:tr>
    </w:tbl>
    <w:p w14:paraId="67A01E84" w14:textId="77777777" w:rsidR="00D41776" w:rsidRDefault="00D41776">
      <w:pPr>
        <w:widowControl/>
        <w:adjustRightInd w:val="0"/>
        <w:snapToGrid w:val="0"/>
        <w:jc w:val="center"/>
        <w:rPr>
          <w:rFonts w:ascii="方正小标宋_GBK" w:eastAsia="方正小标宋_GBK" w:hAnsi="方正小标宋_GBK" w:cs="方正小标宋_GBK" w:hint="eastAsia"/>
          <w:kern w:val="0"/>
          <w:sz w:val="44"/>
          <w:szCs w:val="44"/>
          <w:lang w:bidi="ar"/>
        </w:rPr>
      </w:pPr>
      <w:r>
        <w:rPr>
          <w:rFonts w:ascii="方正小标宋_GBK" w:eastAsia="方正小标宋_GBK" w:hAnsi="方正小标宋_GBK" w:cs="方正小标宋_GBK" w:hint="eastAsia"/>
          <w:color w:val="000000"/>
          <w:sz w:val="44"/>
          <w:szCs w:val="44"/>
          <w:shd w:val="clear" w:color="auto" w:fill="FFFFFF"/>
        </w:rPr>
        <w:t>有毒、有害赤潮藻及基准密度清</w:t>
      </w:r>
      <w:r>
        <w:rPr>
          <w:rFonts w:ascii="方正小标宋_GBK" w:eastAsia="方正小标宋_GBK" w:hAnsi="方正小标宋_GBK" w:cs="方正小标宋_GBK" w:hint="eastAsia"/>
          <w:color w:val="000000"/>
          <w:sz w:val="44"/>
          <w:szCs w:val="44"/>
          <w:shd w:val="clear" w:color="auto" w:fill="FFFFFF"/>
        </w:rPr>
        <w:t>单</w:t>
      </w:r>
    </w:p>
    <w:sectPr w:rsidR="00000000">
      <w:footerReference w:type="default" r:id="rId7"/>
      <w:pgSz w:w="11906" w:h="16838"/>
      <w:pgMar w:top="1440" w:right="1800" w:bottom="1440" w:left="1800" w:header="851" w:footer="992" w:gutter="0"/>
      <w:pgNumType w:start="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3F4D6" w14:textId="77777777" w:rsidR="00D41776" w:rsidRDefault="00D41776">
      <w:r>
        <w:separator/>
      </w:r>
    </w:p>
  </w:endnote>
  <w:endnote w:type="continuationSeparator" w:id="0">
    <w:p w14:paraId="675D2B7A" w14:textId="77777777" w:rsidR="00D41776" w:rsidRDefault="00D41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1" w:usb1="080E0000" w:usb2="00000000" w:usb3="00000000" w:csb0="00040000" w:csb1="00000000"/>
  </w:font>
  <w:font w:name="仿宋_GB2312">
    <w:altName w:val="微软雅黑"/>
    <w:charset w:val="86"/>
    <w:family w:val="auto"/>
    <w:pitch w:val="default"/>
    <w:sig w:usb0="00000001" w:usb1="080E0000" w:usb2="00000000" w:usb3="00000000" w:csb0="00040000" w:csb1="00000000"/>
  </w:font>
  <w:font w:name="楷体_GB2312">
    <w:altName w:val="楷体"/>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TimesNewRomanPS-ItalicMT">
    <w:altName w:val="Segoe Print"/>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3B666" w14:textId="77777777" w:rsidR="00D41776" w:rsidRDefault="00D41776">
    <w:pPr>
      <w:pStyle w:val="a6"/>
      <w:framePr w:wrap="around" w:vAnchor="text" w:hAnchor="margin" w:xAlign="center" w:y="1"/>
      <w:numPr>
        <w:ins w:id="6" w:author="高琳:" w:date="2021-06-30T09:53:00Z"/>
      </w:numPr>
      <w:rPr>
        <w:rStyle w:val="a9"/>
      </w:rPr>
    </w:pPr>
    <w:r>
      <w:fldChar w:fldCharType="begin"/>
    </w:r>
    <w:r>
      <w:rPr>
        <w:rStyle w:val="a9"/>
      </w:rPr>
      <w:instrText xml:space="preserve">PAGE  </w:instrText>
    </w:r>
    <w:r>
      <w:fldChar w:fldCharType="separate"/>
    </w:r>
    <w:r>
      <w:rPr>
        <w:rStyle w:val="a9"/>
      </w:rPr>
      <w:t>14</w:t>
    </w:r>
    <w:r>
      <w:fldChar w:fldCharType="end"/>
    </w:r>
  </w:p>
  <w:p w14:paraId="6699216C" w14:textId="77777777" w:rsidR="00D41776" w:rsidRDefault="00D41776">
    <w:pPr>
      <w:pStyle w:val="a6"/>
    </w:pPr>
    <w:r>
      <w:pict w14:anchorId="6169D2E9">
        <v:shapetype id="_x0000_t202" coordsize="21600,21600" o:spt="202" path="m,l,21600r21600,l21600,xe">
          <v:stroke joinstyle="miter"/>
          <v:path gradientshapeok="t" o:connecttype="rect"/>
        </v:shapetype>
        <v:shape id="文本框 5" o:spid="_x0000_s2053" type="#_x0000_t202" style="position:absolute;margin-left:92.8pt;margin-top:0;width:2in;height:2in;z-index:251657728;mso-wrap-style:none;mso-position-horizontal:outside;mso-position-horizontal-relative:margin" filled="f" stroked="f">
          <v:textbox style="mso-fit-shape-to-text:t" inset="0,0,0,0">
            <w:txbxContent>
              <w:p w14:paraId="33CD15AE" w14:textId="77777777" w:rsidR="00D41776" w:rsidRDefault="00D41776">
                <w:pPr>
                  <w:pStyle w:val="a6"/>
                  <w:rPr>
                    <w:rFonts w:hint="eastAsia"/>
                  </w:rP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ABD5E" w14:textId="77777777" w:rsidR="00D41776" w:rsidRDefault="00D41776">
      <w:r>
        <w:separator/>
      </w:r>
    </w:p>
  </w:footnote>
  <w:footnote w:type="continuationSeparator" w:id="0">
    <w:p w14:paraId="262F7C6F" w14:textId="77777777" w:rsidR="00D41776" w:rsidRDefault="00D41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C831F2"/>
    <w:multiLevelType w:val="singleLevel"/>
    <w:tmpl w:val="A6C831F2"/>
    <w:lvl w:ilvl="0">
      <w:start w:val="1"/>
      <w:numFmt w:val="chineseCounting"/>
      <w:suff w:val="nothing"/>
      <w:lvlText w:val="%1、"/>
      <w:lvlJc w:val="left"/>
      <w:rPr>
        <w:rFonts w:hint="eastAsia"/>
      </w:rPr>
    </w:lvl>
  </w:abstractNum>
  <w:abstractNum w:abstractNumId="1" w15:restartNumberingAfterBreak="0">
    <w:nsid w:val="B36BE87A"/>
    <w:multiLevelType w:val="singleLevel"/>
    <w:tmpl w:val="B36BE87A"/>
    <w:lvl w:ilvl="0">
      <w:start w:val="2"/>
      <w:numFmt w:val="chineseCounting"/>
      <w:suff w:val="nothing"/>
      <w:lvlText w:val="（%1）"/>
      <w:lvlJc w:val="left"/>
      <w:rPr>
        <w:rFonts w:hint="eastAsia"/>
      </w:rPr>
    </w:lvl>
  </w:abstractNum>
  <w:num w:numId="1" w16cid:durableId="927421159">
    <w:abstractNumId w:val="1"/>
  </w:num>
  <w:num w:numId="2" w16cid:durableId="48616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3079"/>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5813"/>
    <w:rsid w:val="0002246A"/>
    <w:rsid w:val="0005548F"/>
    <w:rsid w:val="001558E4"/>
    <w:rsid w:val="001D52F6"/>
    <w:rsid w:val="00381287"/>
    <w:rsid w:val="00494D8F"/>
    <w:rsid w:val="005336B0"/>
    <w:rsid w:val="005E61A2"/>
    <w:rsid w:val="006574F4"/>
    <w:rsid w:val="006E67D4"/>
    <w:rsid w:val="00751252"/>
    <w:rsid w:val="00840D09"/>
    <w:rsid w:val="008D0A2D"/>
    <w:rsid w:val="008E7C00"/>
    <w:rsid w:val="009761AF"/>
    <w:rsid w:val="00AC1ED3"/>
    <w:rsid w:val="00B32F56"/>
    <w:rsid w:val="00B4169F"/>
    <w:rsid w:val="00B679C6"/>
    <w:rsid w:val="00CB0892"/>
    <w:rsid w:val="00D41776"/>
    <w:rsid w:val="00E73588"/>
    <w:rsid w:val="00F85813"/>
    <w:rsid w:val="022124CB"/>
    <w:rsid w:val="04162380"/>
    <w:rsid w:val="056819EC"/>
    <w:rsid w:val="06AC1871"/>
    <w:rsid w:val="076E3419"/>
    <w:rsid w:val="0830622E"/>
    <w:rsid w:val="09CA269F"/>
    <w:rsid w:val="0AE245AD"/>
    <w:rsid w:val="0C421DAC"/>
    <w:rsid w:val="0F2620CC"/>
    <w:rsid w:val="17ED1F4D"/>
    <w:rsid w:val="1DF14F3E"/>
    <w:rsid w:val="1EF24D94"/>
    <w:rsid w:val="1FE85A5B"/>
    <w:rsid w:val="293B0E9E"/>
    <w:rsid w:val="2CC85C90"/>
    <w:rsid w:val="2CDF9A93"/>
    <w:rsid w:val="38FD1E8C"/>
    <w:rsid w:val="3979374F"/>
    <w:rsid w:val="3B627B3A"/>
    <w:rsid w:val="3D052251"/>
    <w:rsid w:val="3EF63344"/>
    <w:rsid w:val="43F72B58"/>
    <w:rsid w:val="4B565FA9"/>
    <w:rsid w:val="4C2C4AAD"/>
    <w:rsid w:val="4C6E6E67"/>
    <w:rsid w:val="4DFFB9EA"/>
    <w:rsid w:val="4F76EA84"/>
    <w:rsid w:val="4FD64C70"/>
    <w:rsid w:val="50540CD3"/>
    <w:rsid w:val="55EA5A81"/>
    <w:rsid w:val="5DAF6E87"/>
    <w:rsid w:val="609008FA"/>
    <w:rsid w:val="60C40C61"/>
    <w:rsid w:val="616C34EB"/>
    <w:rsid w:val="63A40B8B"/>
    <w:rsid w:val="6514333D"/>
    <w:rsid w:val="652212EF"/>
    <w:rsid w:val="65912609"/>
    <w:rsid w:val="66CF4283"/>
    <w:rsid w:val="67D524F6"/>
    <w:rsid w:val="6880069F"/>
    <w:rsid w:val="6C5A45F8"/>
    <w:rsid w:val="6F151167"/>
    <w:rsid w:val="74BE79AF"/>
    <w:rsid w:val="76FA0A3C"/>
    <w:rsid w:val="77861D9A"/>
    <w:rsid w:val="77C903DB"/>
    <w:rsid w:val="7C9E2B6A"/>
    <w:rsid w:val="7FFF533D"/>
    <w:rsid w:val="9BB94B91"/>
    <w:rsid w:val="AE3CD1C3"/>
    <w:rsid w:val="AEB3E479"/>
    <w:rsid w:val="BFB55765"/>
    <w:rsid w:val="CCBC1201"/>
    <w:rsid w:val="DA5FC3BA"/>
    <w:rsid w:val="DEF56B9B"/>
    <w:rsid w:val="FFBB5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9"/>
    <o:shapelayout v:ext="edit">
      <o:idmap v:ext="edit" data="1"/>
    </o:shapelayout>
  </w:shapeDefaults>
  <w:decimalSymbol w:val="."/>
  <w:listSeparator w:val=","/>
  <w14:docId w14:val="599A1C38"/>
  <w15:chartTrackingRefBased/>
  <w15:docId w15:val="{1074757D-1867-4C8A-BDEB-72C163BDD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footer" w:uiPriority="99" w:unhideWhenUsed="1" w:qFormat="1"/>
    <w:lsdException w:name="caption" w:semiHidden="1" w:unhideWhenUsed="1" w:qFormat="1"/>
    <w:lsdException w:name="annotation reference" w:uiPriority="99" w:unhideWhenUsed="1" w:qFormat="1"/>
    <w:lsdException w:name="Title" w:qFormat="1"/>
    <w:lsdException w:name="Default Paragraph Font" w:semiHidden="1"/>
    <w:lsdException w:name="Body Text Indent"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qFormat/>
    <w:rPr>
      <w:rFonts w:ascii="Arial" w:eastAsia="黑体" w:hAnsi="Arial"/>
      <w:b/>
      <w:sz w:val="32"/>
    </w:rPr>
  </w:style>
  <w:style w:type="paragraph" w:styleId="a3">
    <w:name w:val="annotation text"/>
    <w:basedOn w:val="a"/>
    <w:uiPriority w:val="99"/>
    <w:unhideWhenUsed/>
    <w:qFormat/>
    <w:pPr>
      <w:jc w:val="left"/>
    </w:pPr>
  </w:style>
  <w:style w:type="paragraph" w:styleId="a4">
    <w:name w:val="Body Text Indent"/>
    <w:basedOn w:val="a"/>
    <w:qFormat/>
    <w:pPr>
      <w:ind w:firstLineChars="321" w:firstLine="899"/>
    </w:pPr>
    <w:rPr>
      <w:kern w:val="0"/>
      <w:sz w:val="28"/>
    </w:rPr>
  </w:style>
  <w:style w:type="paragraph" w:styleId="a5">
    <w:name w:val="Balloon Text"/>
    <w:basedOn w:val="a"/>
    <w:semiHidden/>
    <w:rPr>
      <w:sz w:val="18"/>
      <w:szCs w:val="18"/>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8">
    <w:name w:val="Normal (Web)"/>
    <w:basedOn w:val="a"/>
    <w:qFormat/>
    <w:pPr>
      <w:spacing w:beforeAutospacing="1" w:afterAutospacing="1"/>
      <w:jc w:val="left"/>
    </w:pPr>
    <w:rPr>
      <w:kern w:val="0"/>
      <w:sz w:val="24"/>
    </w:rPr>
  </w:style>
  <w:style w:type="paragraph" w:styleId="21">
    <w:name w:val="Body Text First Indent 2"/>
    <w:basedOn w:val="a4"/>
    <w:qFormat/>
    <w:pPr>
      <w:ind w:firstLineChars="200" w:firstLine="420"/>
    </w:pPr>
  </w:style>
  <w:style w:type="character" w:styleId="a9">
    <w:name w:val="page number"/>
    <w:basedOn w:val="a0"/>
  </w:style>
  <w:style w:type="character" w:styleId="aa">
    <w:name w:val="annotation reference"/>
    <w:basedOn w:val="a0"/>
    <w:uiPriority w:val="99"/>
    <w:unhideWhenUsed/>
    <w:qFormat/>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4791</Words>
  <Characters>5365</Characters>
  <Application>Microsoft Office Word</Application>
  <DocSecurity>0</DocSecurity>
  <Lines>315</Lines>
  <Paragraphs>106</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自然资源部办公厅关于印发《赤潮灾害</dc:title>
  <dc:subject/>
  <dc:creator>User</dc:creator>
  <cp:keywords/>
  <dc:description/>
  <cp:lastModifiedBy>喆元 纪</cp:lastModifiedBy>
  <cp:revision>2</cp:revision>
  <dcterms:created xsi:type="dcterms:W3CDTF">2025-12-17T15:17:00Z</dcterms:created>
  <dcterms:modified xsi:type="dcterms:W3CDTF">2025-12-17T15:17:00Z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SaveFontToCloudKey">
    <vt:lpwstr>702163741_cloud</vt:lpwstr>
  </property>
  <property fmtid="{D5CDD505-2E9C-101B-9397-08002B2CF9AE}" pid="4" name="ICV">
    <vt:lpwstr>B52228EC58904D379D0E9F93E53F0200</vt:lpwstr>
  </property>
</Properties>
</file>